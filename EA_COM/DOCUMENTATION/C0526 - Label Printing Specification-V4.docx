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D62AC" w14:textId="77777777" w:rsidR="009559D6" w:rsidRDefault="009559D6" w:rsidP="009559D6">
      <w:pPr>
        <w:pStyle w:val="WLBody1"/>
        <w:rPr>
          <w:rFonts w:eastAsia="Times New Roman"/>
          <w:b/>
          <w:sz w:val="32"/>
          <w:szCs w:val="24"/>
        </w:rPr>
      </w:pPr>
      <w:r>
        <w:rPr>
          <w:rFonts w:eastAsia="Times New Roman"/>
          <w:b/>
          <w:sz w:val="32"/>
          <w:szCs w:val="24"/>
        </w:rPr>
        <w:t xml:space="preserve">Information </w:t>
      </w:r>
    </w:p>
    <w:tbl>
      <w:tblPr>
        <w:tblStyle w:val="TableGrid"/>
        <w:tblW w:w="0" w:type="auto"/>
        <w:tblLook w:val="04A0" w:firstRow="1" w:lastRow="0" w:firstColumn="1" w:lastColumn="0" w:noHBand="0" w:noVBand="1"/>
      </w:tblPr>
      <w:tblGrid>
        <w:gridCol w:w="951"/>
        <w:gridCol w:w="4544"/>
        <w:gridCol w:w="3521"/>
      </w:tblGrid>
      <w:tr w:rsidR="009559D6" w14:paraId="14A81932" w14:textId="77777777" w:rsidTr="009559D6">
        <w:tc>
          <w:tcPr>
            <w:tcW w:w="9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6F2951" w14:textId="77777777" w:rsidR="009559D6" w:rsidRDefault="009559D6">
            <w:pPr>
              <w:pStyle w:val="WLBody1"/>
              <w:spacing w:before="60" w:after="60" w:line="240" w:lineRule="auto"/>
              <w:rPr>
                <w:b/>
                <w:sz w:val="16"/>
                <w:szCs w:val="16"/>
              </w:rPr>
            </w:pPr>
            <w:r>
              <w:rPr>
                <w:b/>
                <w:sz w:val="16"/>
                <w:szCs w:val="16"/>
              </w:rPr>
              <w:t>Report ID</w:t>
            </w:r>
          </w:p>
        </w:tc>
        <w:tc>
          <w:tcPr>
            <w:tcW w:w="467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0D12F" w14:textId="77777777" w:rsidR="009559D6" w:rsidRDefault="009559D6">
            <w:pPr>
              <w:pStyle w:val="WLBody1"/>
              <w:spacing w:before="60" w:after="60" w:line="240" w:lineRule="auto"/>
              <w:rPr>
                <w:b/>
                <w:sz w:val="16"/>
                <w:szCs w:val="16"/>
              </w:rPr>
            </w:pPr>
            <w:r>
              <w:rPr>
                <w:b/>
                <w:sz w:val="16"/>
                <w:szCs w:val="16"/>
              </w:rPr>
              <w:t>Title</w:t>
            </w:r>
          </w:p>
        </w:tc>
        <w:tc>
          <w:tcPr>
            <w:tcW w:w="36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B5B9DC" w14:textId="77777777" w:rsidR="009559D6" w:rsidRDefault="009559D6">
            <w:pPr>
              <w:pStyle w:val="WLBody1"/>
              <w:spacing w:before="60" w:after="60" w:line="240" w:lineRule="auto"/>
              <w:rPr>
                <w:b/>
                <w:sz w:val="16"/>
                <w:szCs w:val="16"/>
              </w:rPr>
            </w:pPr>
            <w:r>
              <w:rPr>
                <w:b/>
                <w:sz w:val="16"/>
                <w:szCs w:val="16"/>
              </w:rPr>
              <w:t>Workstream</w:t>
            </w:r>
          </w:p>
        </w:tc>
      </w:tr>
      <w:tr w:rsidR="009559D6" w14:paraId="78A93DD1" w14:textId="77777777" w:rsidTr="009559D6">
        <w:tc>
          <w:tcPr>
            <w:tcW w:w="959" w:type="dxa"/>
            <w:tcBorders>
              <w:top w:val="single" w:sz="4" w:space="0" w:color="auto"/>
              <w:left w:val="single" w:sz="4" w:space="0" w:color="auto"/>
              <w:bottom w:val="single" w:sz="4" w:space="0" w:color="auto"/>
              <w:right w:val="single" w:sz="4" w:space="0" w:color="auto"/>
            </w:tcBorders>
            <w:hideMark/>
          </w:tcPr>
          <w:p w14:paraId="0FDB58B3" w14:textId="44B70ABA" w:rsidR="009559D6" w:rsidRDefault="009559D6">
            <w:pPr>
              <w:pStyle w:val="WLBody1"/>
              <w:spacing w:before="60" w:after="60" w:line="240" w:lineRule="auto"/>
              <w:rPr>
                <w:sz w:val="16"/>
                <w:szCs w:val="16"/>
              </w:rPr>
            </w:pPr>
            <w:r>
              <w:rPr>
                <w:sz w:val="16"/>
                <w:szCs w:val="16"/>
              </w:rPr>
              <w:t>C0526</w:t>
            </w:r>
          </w:p>
        </w:tc>
        <w:tc>
          <w:tcPr>
            <w:tcW w:w="4678" w:type="dxa"/>
            <w:tcBorders>
              <w:top w:val="single" w:sz="4" w:space="0" w:color="auto"/>
              <w:left w:val="single" w:sz="4" w:space="0" w:color="auto"/>
              <w:bottom w:val="single" w:sz="4" w:space="0" w:color="auto"/>
              <w:right w:val="single" w:sz="4" w:space="0" w:color="auto"/>
            </w:tcBorders>
            <w:hideMark/>
          </w:tcPr>
          <w:p w14:paraId="6CE69414" w14:textId="427AEB35" w:rsidR="009559D6" w:rsidRDefault="009559D6">
            <w:pPr>
              <w:pStyle w:val="Title"/>
              <w:rPr>
                <w:rFonts w:ascii="Arial" w:eastAsiaTheme="minorEastAsia" w:hAnsi="Arial" w:cs="Arial"/>
                <w:color w:val="595959" w:themeColor="text1" w:themeTint="A6"/>
                <w:spacing w:val="0"/>
                <w:kern w:val="0"/>
                <w:sz w:val="16"/>
                <w:szCs w:val="16"/>
                <w:lang w:eastAsia="en-US"/>
              </w:rPr>
            </w:pPr>
            <w:r>
              <w:rPr>
                <w:rFonts w:ascii="Arial" w:eastAsiaTheme="minorEastAsia" w:hAnsi="Arial" w:cs="Arial"/>
                <w:color w:val="595959" w:themeColor="text1" w:themeTint="A6"/>
                <w:spacing w:val="0"/>
                <w:kern w:val="0"/>
                <w:sz w:val="16"/>
                <w:szCs w:val="16"/>
                <w:lang w:eastAsia="en-US"/>
              </w:rPr>
              <w:t>Service Repair Labels</w:t>
            </w:r>
          </w:p>
        </w:tc>
        <w:tc>
          <w:tcPr>
            <w:tcW w:w="3605" w:type="dxa"/>
            <w:tcBorders>
              <w:top w:val="single" w:sz="4" w:space="0" w:color="auto"/>
              <w:left w:val="single" w:sz="4" w:space="0" w:color="auto"/>
              <w:bottom w:val="single" w:sz="4" w:space="0" w:color="auto"/>
              <w:right w:val="single" w:sz="4" w:space="0" w:color="auto"/>
            </w:tcBorders>
            <w:hideMark/>
          </w:tcPr>
          <w:p w14:paraId="64CBC74A" w14:textId="77777777" w:rsidR="009559D6" w:rsidRDefault="009559D6">
            <w:pPr>
              <w:pStyle w:val="WLBody1"/>
              <w:spacing w:before="60" w:after="60" w:line="240" w:lineRule="auto"/>
              <w:rPr>
                <w:sz w:val="16"/>
                <w:szCs w:val="16"/>
              </w:rPr>
            </w:pPr>
            <w:r>
              <w:rPr>
                <w:sz w:val="16"/>
                <w:szCs w:val="16"/>
              </w:rPr>
              <w:t>Customer Order Management</w:t>
            </w:r>
          </w:p>
        </w:tc>
      </w:tr>
    </w:tbl>
    <w:p w14:paraId="0FB57643" w14:textId="77777777" w:rsidR="009559D6" w:rsidRDefault="009559D6" w:rsidP="009559D6">
      <w:pPr>
        <w:pStyle w:val="WLBody1"/>
        <w:rPr>
          <w:b/>
          <w:sz w:val="28"/>
        </w:rPr>
      </w:pPr>
    </w:p>
    <w:p w14:paraId="3F869B37" w14:textId="77777777" w:rsidR="009559D6" w:rsidRDefault="009559D6" w:rsidP="009559D6">
      <w:pPr>
        <w:pStyle w:val="WLBody1"/>
        <w:rPr>
          <w:rFonts w:eastAsia="Times New Roman"/>
          <w:b/>
          <w:sz w:val="32"/>
          <w:szCs w:val="24"/>
        </w:rPr>
      </w:pPr>
      <w:r>
        <w:rPr>
          <w:rFonts w:eastAsia="Times New Roman"/>
          <w:b/>
          <w:sz w:val="32"/>
          <w:szCs w:val="24"/>
        </w:rPr>
        <w:t xml:space="preserve">Revision History </w:t>
      </w:r>
    </w:p>
    <w:tbl>
      <w:tblPr>
        <w:tblStyle w:val="TableGrid"/>
        <w:tblW w:w="0" w:type="auto"/>
        <w:tblLook w:val="04A0" w:firstRow="1" w:lastRow="0" w:firstColumn="1" w:lastColumn="0" w:noHBand="0" w:noVBand="1"/>
      </w:tblPr>
      <w:tblGrid>
        <w:gridCol w:w="1204"/>
        <w:gridCol w:w="1910"/>
        <w:gridCol w:w="2268"/>
        <w:gridCol w:w="3634"/>
      </w:tblGrid>
      <w:tr w:rsidR="009559D6" w14:paraId="3D439A3E" w14:textId="77777777" w:rsidTr="009559D6">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FD73A2" w14:textId="77777777" w:rsidR="009559D6" w:rsidRDefault="009559D6">
            <w:pPr>
              <w:pStyle w:val="WLBody1"/>
              <w:spacing w:before="60" w:after="60" w:line="240" w:lineRule="auto"/>
              <w:rPr>
                <w:b/>
                <w:sz w:val="16"/>
                <w:szCs w:val="16"/>
              </w:rPr>
            </w:pPr>
            <w:r>
              <w:rPr>
                <w:b/>
                <w:sz w:val="16"/>
                <w:szCs w:val="16"/>
              </w:rPr>
              <w:t>Revision</w:t>
            </w:r>
          </w:p>
        </w:tc>
        <w:tc>
          <w:tcPr>
            <w:tcW w:w="19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9E1D8" w14:textId="77777777" w:rsidR="009559D6" w:rsidRDefault="009559D6">
            <w:pPr>
              <w:pStyle w:val="WLBody1"/>
              <w:spacing w:before="60" w:after="60" w:line="240" w:lineRule="auto"/>
              <w:rPr>
                <w:b/>
                <w:sz w:val="16"/>
                <w:szCs w:val="16"/>
              </w:rPr>
            </w:pPr>
            <w:r>
              <w:rPr>
                <w:b/>
                <w:sz w:val="16"/>
                <w:szCs w:val="16"/>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6A0D0F" w14:textId="77777777" w:rsidR="009559D6" w:rsidRDefault="009559D6">
            <w:pPr>
              <w:pStyle w:val="WLBody1"/>
              <w:spacing w:before="60" w:after="60" w:line="240" w:lineRule="auto"/>
              <w:rPr>
                <w:b/>
                <w:sz w:val="16"/>
                <w:szCs w:val="16"/>
              </w:rPr>
            </w:pPr>
            <w:r>
              <w:rPr>
                <w:b/>
                <w:sz w:val="16"/>
                <w:szCs w:val="16"/>
              </w:rPr>
              <w:t>By</w:t>
            </w:r>
          </w:p>
        </w:tc>
        <w:tc>
          <w:tcPr>
            <w:tcW w:w="36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83E05F" w14:textId="77777777" w:rsidR="009559D6" w:rsidRDefault="009559D6">
            <w:pPr>
              <w:pStyle w:val="WLBody1"/>
              <w:spacing w:before="60" w:after="60" w:line="240" w:lineRule="auto"/>
              <w:rPr>
                <w:b/>
                <w:sz w:val="16"/>
                <w:szCs w:val="16"/>
              </w:rPr>
            </w:pPr>
            <w:r>
              <w:rPr>
                <w:b/>
                <w:sz w:val="16"/>
                <w:szCs w:val="16"/>
              </w:rPr>
              <w:t>Remarks</w:t>
            </w:r>
          </w:p>
        </w:tc>
      </w:tr>
      <w:tr w:rsidR="009559D6" w14:paraId="6F7F7D3F" w14:textId="77777777" w:rsidTr="009559D6">
        <w:tc>
          <w:tcPr>
            <w:tcW w:w="1204" w:type="dxa"/>
            <w:tcBorders>
              <w:top w:val="single" w:sz="4" w:space="0" w:color="auto"/>
              <w:left w:val="single" w:sz="4" w:space="0" w:color="auto"/>
              <w:bottom w:val="single" w:sz="4" w:space="0" w:color="auto"/>
              <w:right w:val="single" w:sz="4" w:space="0" w:color="auto"/>
            </w:tcBorders>
            <w:hideMark/>
          </w:tcPr>
          <w:p w14:paraId="65810E91" w14:textId="28796A88" w:rsidR="009559D6" w:rsidRDefault="009559D6">
            <w:pPr>
              <w:pStyle w:val="WLBody1"/>
              <w:spacing w:before="60" w:after="60" w:line="240" w:lineRule="auto"/>
              <w:jc w:val="center"/>
              <w:rPr>
                <w:sz w:val="16"/>
                <w:szCs w:val="16"/>
              </w:rPr>
            </w:pPr>
            <w:r>
              <w:rPr>
                <w:sz w:val="16"/>
                <w:szCs w:val="16"/>
              </w:rPr>
              <w:t>1.0</w:t>
            </w:r>
          </w:p>
        </w:tc>
        <w:tc>
          <w:tcPr>
            <w:tcW w:w="1910" w:type="dxa"/>
            <w:tcBorders>
              <w:top w:val="single" w:sz="4" w:space="0" w:color="auto"/>
              <w:left w:val="single" w:sz="4" w:space="0" w:color="auto"/>
              <w:bottom w:val="single" w:sz="4" w:space="0" w:color="auto"/>
              <w:right w:val="single" w:sz="4" w:space="0" w:color="auto"/>
            </w:tcBorders>
            <w:hideMark/>
          </w:tcPr>
          <w:p w14:paraId="2318CCE9" w14:textId="3DF98F07" w:rsidR="009559D6" w:rsidRDefault="009559D6">
            <w:pPr>
              <w:pStyle w:val="WLBody1"/>
              <w:spacing w:before="60" w:after="60" w:line="240" w:lineRule="auto"/>
              <w:rPr>
                <w:sz w:val="16"/>
                <w:szCs w:val="16"/>
              </w:rPr>
            </w:pPr>
            <w:r>
              <w:rPr>
                <w:sz w:val="16"/>
                <w:szCs w:val="16"/>
              </w:rPr>
              <w:t>26/04/2021</w:t>
            </w:r>
          </w:p>
        </w:tc>
        <w:tc>
          <w:tcPr>
            <w:tcW w:w="2268" w:type="dxa"/>
            <w:tcBorders>
              <w:top w:val="single" w:sz="4" w:space="0" w:color="auto"/>
              <w:left w:val="single" w:sz="4" w:space="0" w:color="auto"/>
              <w:bottom w:val="single" w:sz="4" w:space="0" w:color="auto"/>
              <w:right w:val="single" w:sz="4" w:space="0" w:color="auto"/>
            </w:tcBorders>
            <w:hideMark/>
          </w:tcPr>
          <w:p w14:paraId="0979C045" w14:textId="62757DA2" w:rsidR="009559D6" w:rsidRDefault="009559D6">
            <w:pPr>
              <w:pStyle w:val="WLBody1"/>
              <w:spacing w:before="60" w:after="60" w:line="240" w:lineRule="auto"/>
              <w:rPr>
                <w:sz w:val="16"/>
                <w:szCs w:val="16"/>
              </w:rPr>
            </w:pPr>
            <w:r>
              <w:rPr>
                <w:sz w:val="16"/>
                <w:szCs w:val="16"/>
              </w:rPr>
              <w:t>Duncan Bennett</w:t>
            </w:r>
          </w:p>
        </w:tc>
        <w:tc>
          <w:tcPr>
            <w:tcW w:w="3634" w:type="dxa"/>
            <w:tcBorders>
              <w:top w:val="single" w:sz="4" w:space="0" w:color="auto"/>
              <w:left w:val="single" w:sz="4" w:space="0" w:color="auto"/>
              <w:bottom w:val="single" w:sz="4" w:space="0" w:color="auto"/>
              <w:right w:val="single" w:sz="4" w:space="0" w:color="auto"/>
            </w:tcBorders>
            <w:hideMark/>
          </w:tcPr>
          <w:p w14:paraId="1ED1BE55" w14:textId="77777777" w:rsidR="009559D6" w:rsidRDefault="009559D6">
            <w:pPr>
              <w:pStyle w:val="WLBody1"/>
              <w:spacing w:before="60" w:after="60" w:line="240" w:lineRule="auto"/>
              <w:rPr>
                <w:sz w:val="16"/>
                <w:szCs w:val="16"/>
              </w:rPr>
            </w:pPr>
            <w:r>
              <w:rPr>
                <w:sz w:val="16"/>
                <w:szCs w:val="16"/>
              </w:rPr>
              <w:t>Base spec</w:t>
            </w:r>
          </w:p>
        </w:tc>
      </w:tr>
      <w:tr w:rsidR="009559D6" w14:paraId="497A070C" w14:textId="77777777" w:rsidTr="009559D6">
        <w:tc>
          <w:tcPr>
            <w:tcW w:w="1204" w:type="dxa"/>
            <w:tcBorders>
              <w:top w:val="single" w:sz="4" w:space="0" w:color="auto"/>
              <w:left w:val="single" w:sz="4" w:space="0" w:color="auto"/>
              <w:bottom w:val="single" w:sz="4" w:space="0" w:color="auto"/>
              <w:right w:val="single" w:sz="4" w:space="0" w:color="auto"/>
            </w:tcBorders>
            <w:hideMark/>
          </w:tcPr>
          <w:p w14:paraId="08F4C6D6" w14:textId="4CF104CE" w:rsidR="009559D6" w:rsidRDefault="003A2B15">
            <w:pPr>
              <w:pStyle w:val="WLBody1"/>
              <w:spacing w:before="60" w:after="60" w:line="240" w:lineRule="auto"/>
              <w:jc w:val="center"/>
              <w:rPr>
                <w:sz w:val="16"/>
                <w:szCs w:val="16"/>
              </w:rPr>
            </w:pPr>
            <w:r>
              <w:rPr>
                <w:sz w:val="16"/>
                <w:szCs w:val="16"/>
              </w:rPr>
              <w:t>2.0</w:t>
            </w:r>
          </w:p>
        </w:tc>
        <w:tc>
          <w:tcPr>
            <w:tcW w:w="1910" w:type="dxa"/>
            <w:tcBorders>
              <w:top w:val="single" w:sz="4" w:space="0" w:color="auto"/>
              <w:left w:val="single" w:sz="4" w:space="0" w:color="auto"/>
              <w:bottom w:val="single" w:sz="4" w:space="0" w:color="auto"/>
              <w:right w:val="single" w:sz="4" w:space="0" w:color="auto"/>
            </w:tcBorders>
          </w:tcPr>
          <w:p w14:paraId="317CB76A" w14:textId="55522063" w:rsidR="009559D6" w:rsidRDefault="003A2B15">
            <w:pPr>
              <w:pStyle w:val="WLBody1"/>
              <w:spacing w:before="60" w:after="60" w:line="240" w:lineRule="auto"/>
              <w:rPr>
                <w:sz w:val="16"/>
                <w:szCs w:val="16"/>
              </w:rPr>
            </w:pPr>
            <w:r>
              <w:rPr>
                <w:sz w:val="16"/>
                <w:szCs w:val="16"/>
              </w:rPr>
              <w:t>27/04/2021</w:t>
            </w:r>
          </w:p>
        </w:tc>
        <w:tc>
          <w:tcPr>
            <w:tcW w:w="2268" w:type="dxa"/>
            <w:tcBorders>
              <w:top w:val="single" w:sz="4" w:space="0" w:color="auto"/>
              <w:left w:val="single" w:sz="4" w:space="0" w:color="auto"/>
              <w:bottom w:val="single" w:sz="4" w:space="0" w:color="auto"/>
              <w:right w:val="single" w:sz="4" w:space="0" w:color="auto"/>
            </w:tcBorders>
          </w:tcPr>
          <w:p w14:paraId="189535C7" w14:textId="31FE98AC" w:rsidR="009559D6" w:rsidRDefault="003A2B15">
            <w:pPr>
              <w:pStyle w:val="WLBody1"/>
              <w:spacing w:before="60" w:after="60" w:line="240" w:lineRule="auto"/>
              <w:rPr>
                <w:sz w:val="16"/>
                <w:szCs w:val="16"/>
              </w:rPr>
            </w:pPr>
            <w:proofErr w:type="spellStart"/>
            <w:r>
              <w:rPr>
                <w:sz w:val="16"/>
                <w:szCs w:val="16"/>
              </w:rPr>
              <w:t>Namal</w:t>
            </w:r>
            <w:proofErr w:type="spellEnd"/>
            <w:r>
              <w:rPr>
                <w:sz w:val="16"/>
                <w:szCs w:val="16"/>
              </w:rPr>
              <w:t xml:space="preserve"> </w:t>
            </w:r>
            <w:proofErr w:type="spellStart"/>
            <w:r>
              <w:rPr>
                <w:sz w:val="16"/>
                <w:szCs w:val="16"/>
              </w:rPr>
              <w:t>Mohottige</w:t>
            </w:r>
            <w:proofErr w:type="spellEnd"/>
          </w:p>
        </w:tc>
        <w:tc>
          <w:tcPr>
            <w:tcW w:w="3634" w:type="dxa"/>
            <w:tcBorders>
              <w:top w:val="single" w:sz="4" w:space="0" w:color="auto"/>
              <w:left w:val="single" w:sz="4" w:space="0" w:color="auto"/>
              <w:bottom w:val="single" w:sz="4" w:space="0" w:color="auto"/>
              <w:right w:val="single" w:sz="4" w:space="0" w:color="auto"/>
            </w:tcBorders>
            <w:hideMark/>
          </w:tcPr>
          <w:p w14:paraId="2F3CC5B9" w14:textId="44CEE2A0" w:rsidR="009559D6" w:rsidRDefault="003A2B15">
            <w:pPr>
              <w:pStyle w:val="WLBody1"/>
              <w:spacing w:before="60" w:after="60" w:line="240" w:lineRule="auto"/>
              <w:rPr>
                <w:sz w:val="16"/>
                <w:szCs w:val="16"/>
              </w:rPr>
            </w:pPr>
            <w:r>
              <w:rPr>
                <w:sz w:val="16"/>
                <w:szCs w:val="16"/>
              </w:rPr>
              <w:t>Added additional logic</w:t>
            </w:r>
          </w:p>
        </w:tc>
      </w:tr>
      <w:tr w:rsidR="009559D6" w14:paraId="2F78FF53" w14:textId="77777777" w:rsidTr="009559D6">
        <w:tc>
          <w:tcPr>
            <w:tcW w:w="1204" w:type="dxa"/>
            <w:tcBorders>
              <w:top w:val="single" w:sz="4" w:space="0" w:color="auto"/>
              <w:left w:val="single" w:sz="4" w:space="0" w:color="auto"/>
              <w:bottom w:val="single" w:sz="4" w:space="0" w:color="auto"/>
              <w:right w:val="single" w:sz="4" w:space="0" w:color="auto"/>
            </w:tcBorders>
          </w:tcPr>
          <w:p w14:paraId="696D4414" w14:textId="5C1B75F8" w:rsidR="009559D6" w:rsidRDefault="00940981" w:rsidP="00DB7999">
            <w:pPr>
              <w:pStyle w:val="WLBody1"/>
              <w:spacing w:before="60" w:after="60" w:line="240" w:lineRule="auto"/>
              <w:jc w:val="center"/>
              <w:rPr>
                <w:sz w:val="16"/>
                <w:szCs w:val="16"/>
              </w:rPr>
            </w:pPr>
            <w:ins w:id="0" w:author="Namal Mohottige" w:date="2021-07-07T16:03:00Z">
              <w:r>
                <w:rPr>
                  <w:sz w:val="16"/>
                  <w:szCs w:val="16"/>
                </w:rPr>
                <w:t>3.0</w:t>
              </w:r>
            </w:ins>
          </w:p>
        </w:tc>
        <w:tc>
          <w:tcPr>
            <w:tcW w:w="1910" w:type="dxa"/>
            <w:tcBorders>
              <w:top w:val="single" w:sz="4" w:space="0" w:color="auto"/>
              <w:left w:val="single" w:sz="4" w:space="0" w:color="auto"/>
              <w:bottom w:val="single" w:sz="4" w:space="0" w:color="auto"/>
              <w:right w:val="single" w:sz="4" w:space="0" w:color="auto"/>
            </w:tcBorders>
          </w:tcPr>
          <w:p w14:paraId="1FD9A29D" w14:textId="2489A36E" w:rsidR="009559D6" w:rsidRDefault="00940981">
            <w:pPr>
              <w:pStyle w:val="WLBody1"/>
              <w:spacing w:before="60" w:after="60" w:line="240" w:lineRule="auto"/>
              <w:rPr>
                <w:sz w:val="16"/>
                <w:szCs w:val="16"/>
              </w:rPr>
            </w:pPr>
            <w:ins w:id="1" w:author="Namal Mohottige" w:date="2021-07-07T16:03:00Z">
              <w:r>
                <w:rPr>
                  <w:sz w:val="16"/>
                  <w:szCs w:val="16"/>
                </w:rPr>
                <w:t>07/007/2021</w:t>
              </w:r>
            </w:ins>
          </w:p>
        </w:tc>
        <w:tc>
          <w:tcPr>
            <w:tcW w:w="2268" w:type="dxa"/>
            <w:tcBorders>
              <w:top w:val="single" w:sz="4" w:space="0" w:color="auto"/>
              <w:left w:val="single" w:sz="4" w:space="0" w:color="auto"/>
              <w:bottom w:val="single" w:sz="4" w:space="0" w:color="auto"/>
              <w:right w:val="single" w:sz="4" w:space="0" w:color="auto"/>
            </w:tcBorders>
          </w:tcPr>
          <w:p w14:paraId="7B40115C" w14:textId="502C6600" w:rsidR="009559D6" w:rsidRDefault="00940981">
            <w:pPr>
              <w:pStyle w:val="WLBody1"/>
              <w:spacing w:before="60" w:after="60" w:line="240" w:lineRule="auto"/>
              <w:rPr>
                <w:sz w:val="16"/>
                <w:szCs w:val="16"/>
              </w:rPr>
            </w:pPr>
            <w:proofErr w:type="spellStart"/>
            <w:ins w:id="2" w:author="Namal Mohottige" w:date="2021-07-07T16:03:00Z">
              <w:r>
                <w:rPr>
                  <w:sz w:val="16"/>
                  <w:szCs w:val="16"/>
                </w:rPr>
                <w:t>Namal</w:t>
              </w:r>
              <w:proofErr w:type="spellEnd"/>
              <w:r>
                <w:rPr>
                  <w:sz w:val="16"/>
                  <w:szCs w:val="16"/>
                </w:rPr>
                <w:t xml:space="preserve"> </w:t>
              </w:r>
              <w:proofErr w:type="spellStart"/>
              <w:r>
                <w:rPr>
                  <w:sz w:val="16"/>
                  <w:szCs w:val="16"/>
                </w:rPr>
                <w:t>Mohottige</w:t>
              </w:r>
            </w:ins>
            <w:proofErr w:type="spellEnd"/>
          </w:p>
        </w:tc>
        <w:tc>
          <w:tcPr>
            <w:tcW w:w="3634" w:type="dxa"/>
            <w:tcBorders>
              <w:top w:val="single" w:sz="4" w:space="0" w:color="auto"/>
              <w:left w:val="single" w:sz="4" w:space="0" w:color="auto"/>
              <w:bottom w:val="single" w:sz="4" w:space="0" w:color="auto"/>
              <w:right w:val="single" w:sz="4" w:space="0" w:color="auto"/>
            </w:tcBorders>
          </w:tcPr>
          <w:p w14:paraId="63E6FCB1" w14:textId="4AF92C9D" w:rsidR="009559D6" w:rsidRDefault="001F36D2">
            <w:pPr>
              <w:pStyle w:val="WLBody1"/>
              <w:spacing w:before="60" w:after="60" w:line="240" w:lineRule="auto"/>
              <w:rPr>
                <w:sz w:val="16"/>
                <w:szCs w:val="16"/>
              </w:rPr>
            </w:pPr>
            <w:ins w:id="3" w:author="Namal Mohottige" w:date="2021-07-07T16:03:00Z">
              <w:r>
                <w:rPr>
                  <w:sz w:val="16"/>
                  <w:szCs w:val="16"/>
                </w:rPr>
                <w:t xml:space="preserve">Added </w:t>
              </w:r>
            </w:ins>
            <w:ins w:id="4" w:author="Namal Mohottige" w:date="2021-07-08T12:02:00Z">
              <w:r>
                <w:rPr>
                  <w:sz w:val="16"/>
                  <w:szCs w:val="16"/>
                </w:rPr>
                <w:t>Test Scenarios and Testing Issues. Also added minor change requests.</w:t>
              </w:r>
            </w:ins>
          </w:p>
        </w:tc>
      </w:tr>
      <w:tr w:rsidR="009559D6" w14:paraId="2873EA62" w14:textId="77777777" w:rsidTr="009559D6">
        <w:tc>
          <w:tcPr>
            <w:tcW w:w="1204" w:type="dxa"/>
            <w:tcBorders>
              <w:top w:val="single" w:sz="4" w:space="0" w:color="auto"/>
              <w:left w:val="single" w:sz="4" w:space="0" w:color="auto"/>
              <w:bottom w:val="single" w:sz="4" w:space="0" w:color="auto"/>
              <w:right w:val="single" w:sz="4" w:space="0" w:color="auto"/>
            </w:tcBorders>
          </w:tcPr>
          <w:p w14:paraId="4FE7D1A4" w14:textId="6742FCC2" w:rsidR="009559D6" w:rsidRDefault="00AE4852">
            <w:pPr>
              <w:pStyle w:val="WLBody1"/>
              <w:spacing w:before="60" w:after="60" w:line="240" w:lineRule="auto"/>
              <w:jc w:val="center"/>
              <w:rPr>
                <w:sz w:val="16"/>
                <w:szCs w:val="16"/>
              </w:rPr>
            </w:pPr>
            <w:ins w:id="5" w:author="Duncan Bennett" w:date="2021-07-16T08:52:00Z">
              <w:r>
                <w:rPr>
                  <w:sz w:val="16"/>
                  <w:szCs w:val="16"/>
                </w:rPr>
                <w:t>4.0</w:t>
              </w:r>
            </w:ins>
          </w:p>
        </w:tc>
        <w:tc>
          <w:tcPr>
            <w:tcW w:w="1910" w:type="dxa"/>
            <w:tcBorders>
              <w:top w:val="single" w:sz="4" w:space="0" w:color="auto"/>
              <w:left w:val="single" w:sz="4" w:space="0" w:color="auto"/>
              <w:bottom w:val="single" w:sz="4" w:space="0" w:color="auto"/>
              <w:right w:val="single" w:sz="4" w:space="0" w:color="auto"/>
            </w:tcBorders>
          </w:tcPr>
          <w:p w14:paraId="0B626D27" w14:textId="446AEC14" w:rsidR="009559D6" w:rsidRDefault="00AE4852">
            <w:pPr>
              <w:pStyle w:val="WLBody1"/>
              <w:spacing w:before="60" w:after="60" w:line="240" w:lineRule="auto"/>
              <w:rPr>
                <w:sz w:val="16"/>
                <w:szCs w:val="16"/>
              </w:rPr>
            </w:pPr>
            <w:ins w:id="6" w:author="Duncan Bennett" w:date="2021-07-16T08:52:00Z">
              <w:r>
                <w:rPr>
                  <w:sz w:val="16"/>
                  <w:szCs w:val="16"/>
                </w:rPr>
                <w:t>14/7</w:t>
              </w:r>
            </w:ins>
            <w:ins w:id="7" w:author="Duncan Bennett" w:date="2021-07-16T08:53:00Z">
              <w:r>
                <w:rPr>
                  <w:sz w:val="16"/>
                  <w:szCs w:val="16"/>
                </w:rPr>
                <w:t>/2021</w:t>
              </w:r>
            </w:ins>
          </w:p>
        </w:tc>
        <w:tc>
          <w:tcPr>
            <w:tcW w:w="2268" w:type="dxa"/>
            <w:tcBorders>
              <w:top w:val="single" w:sz="4" w:space="0" w:color="auto"/>
              <w:left w:val="single" w:sz="4" w:space="0" w:color="auto"/>
              <w:bottom w:val="single" w:sz="4" w:space="0" w:color="auto"/>
              <w:right w:val="single" w:sz="4" w:space="0" w:color="auto"/>
            </w:tcBorders>
          </w:tcPr>
          <w:p w14:paraId="5A022C36" w14:textId="6D4CF509" w:rsidR="009559D6" w:rsidRDefault="00AE4852">
            <w:pPr>
              <w:pStyle w:val="WLBody1"/>
              <w:spacing w:before="60" w:after="60" w:line="240" w:lineRule="auto"/>
              <w:rPr>
                <w:sz w:val="16"/>
                <w:szCs w:val="16"/>
              </w:rPr>
            </w:pPr>
            <w:ins w:id="8" w:author="Duncan Bennett" w:date="2021-07-16T08:53:00Z">
              <w:r>
                <w:rPr>
                  <w:sz w:val="16"/>
                  <w:szCs w:val="16"/>
                </w:rPr>
                <w:t>Duncan Bennett</w:t>
              </w:r>
            </w:ins>
          </w:p>
        </w:tc>
        <w:tc>
          <w:tcPr>
            <w:tcW w:w="3634" w:type="dxa"/>
            <w:tcBorders>
              <w:top w:val="single" w:sz="4" w:space="0" w:color="auto"/>
              <w:left w:val="single" w:sz="4" w:space="0" w:color="auto"/>
              <w:bottom w:val="single" w:sz="4" w:space="0" w:color="auto"/>
              <w:right w:val="single" w:sz="4" w:space="0" w:color="auto"/>
            </w:tcBorders>
          </w:tcPr>
          <w:p w14:paraId="2066F28E" w14:textId="4325F096" w:rsidR="009559D6" w:rsidRDefault="00AE4852">
            <w:pPr>
              <w:pStyle w:val="WLBody1"/>
              <w:spacing w:before="60" w:after="60" w:line="240" w:lineRule="auto"/>
              <w:rPr>
                <w:sz w:val="16"/>
                <w:szCs w:val="16"/>
              </w:rPr>
            </w:pPr>
            <w:ins w:id="9" w:author="Duncan Bennett" w:date="2021-07-16T08:53:00Z">
              <w:r>
                <w:rPr>
                  <w:sz w:val="16"/>
                  <w:szCs w:val="16"/>
                </w:rPr>
                <w:t>Updated Testing Issues</w:t>
              </w:r>
            </w:ins>
          </w:p>
        </w:tc>
      </w:tr>
      <w:tr w:rsidR="00AE4852" w14:paraId="2B63DBAE" w14:textId="77777777" w:rsidTr="009559D6">
        <w:trPr>
          <w:ins w:id="10" w:author="Duncan Bennett" w:date="2021-07-16T08:53:00Z"/>
        </w:trPr>
        <w:tc>
          <w:tcPr>
            <w:tcW w:w="1204" w:type="dxa"/>
            <w:tcBorders>
              <w:top w:val="single" w:sz="4" w:space="0" w:color="auto"/>
              <w:left w:val="single" w:sz="4" w:space="0" w:color="auto"/>
              <w:bottom w:val="single" w:sz="4" w:space="0" w:color="auto"/>
              <w:right w:val="single" w:sz="4" w:space="0" w:color="auto"/>
            </w:tcBorders>
          </w:tcPr>
          <w:p w14:paraId="4E2D66C1" w14:textId="5E3BE000" w:rsidR="00AE4852" w:rsidRDefault="00FD2050">
            <w:pPr>
              <w:pStyle w:val="WLBody1"/>
              <w:spacing w:before="60" w:after="60" w:line="240" w:lineRule="auto"/>
              <w:jc w:val="center"/>
              <w:rPr>
                <w:ins w:id="11" w:author="Duncan Bennett" w:date="2021-07-16T08:53:00Z"/>
                <w:sz w:val="16"/>
                <w:szCs w:val="16"/>
              </w:rPr>
            </w:pPr>
            <w:ins w:id="12" w:author="Namal Mohottige" w:date="2021-07-16T10:41:00Z">
              <w:r>
                <w:rPr>
                  <w:sz w:val="16"/>
                  <w:szCs w:val="16"/>
                </w:rPr>
                <w:t>5.0</w:t>
              </w:r>
            </w:ins>
          </w:p>
        </w:tc>
        <w:tc>
          <w:tcPr>
            <w:tcW w:w="1910" w:type="dxa"/>
            <w:tcBorders>
              <w:top w:val="single" w:sz="4" w:space="0" w:color="auto"/>
              <w:left w:val="single" w:sz="4" w:space="0" w:color="auto"/>
              <w:bottom w:val="single" w:sz="4" w:space="0" w:color="auto"/>
              <w:right w:val="single" w:sz="4" w:space="0" w:color="auto"/>
            </w:tcBorders>
          </w:tcPr>
          <w:p w14:paraId="3ECBC6C4" w14:textId="3A0D3724" w:rsidR="00AE4852" w:rsidRDefault="00FD2050">
            <w:pPr>
              <w:pStyle w:val="WLBody1"/>
              <w:spacing w:before="60" w:after="60" w:line="240" w:lineRule="auto"/>
              <w:rPr>
                <w:ins w:id="13" w:author="Duncan Bennett" w:date="2021-07-16T08:53:00Z"/>
                <w:sz w:val="16"/>
                <w:szCs w:val="16"/>
              </w:rPr>
            </w:pPr>
            <w:ins w:id="14" w:author="Namal Mohottige" w:date="2021-07-16T10:42:00Z">
              <w:r>
                <w:rPr>
                  <w:sz w:val="16"/>
                  <w:szCs w:val="16"/>
                </w:rPr>
                <w:t>16/07/2021</w:t>
              </w:r>
            </w:ins>
          </w:p>
        </w:tc>
        <w:tc>
          <w:tcPr>
            <w:tcW w:w="2268" w:type="dxa"/>
            <w:tcBorders>
              <w:top w:val="single" w:sz="4" w:space="0" w:color="auto"/>
              <w:left w:val="single" w:sz="4" w:space="0" w:color="auto"/>
              <w:bottom w:val="single" w:sz="4" w:space="0" w:color="auto"/>
              <w:right w:val="single" w:sz="4" w:space="0" w:color="auto"/>
            </w:tcBorders>
          </w:tcPr>
          <w:p w14:paraId="2A952013" w14:textId="3727BEF1" w:rsidR="00AE4852" w:rsidRDefault="00FD2050">
            <w:pPr>
              <w:pStyle w:val="WLBody1"/>
              <w:spacing w:before="60" w:after="60" w:line="240" w:lineRule="auto"/>
              <w:rPr>
                <w:ins w:id="15" w:author="Duncan Bennett" w:date="2021-07-16T08:53:00Z"/>
                <w:sz w:val="16"/>
                <w:szCs w:val="16"/>
              </w:rPr>
            </w:pPr>
            <w:proofErr w:type="spellStart"/>
            <w:ins w:id="16" w:author="Namal Mohottige" w:date="2021-07-16T10:42:00Z">
              <w:r>
                <w:rPr>
                  <w:sz w:val="16"/>
                  <w:szCs w:val="16"/>
                </w:rPr>
                <w:t>Namal</w:t>
              </w:r>
              <w:proofErr w:type="spellEnd"/>
              <w:r>
                <w:rPr>
                  <w:sz w:val="16"/>
                  <w:szCs w:val="16"/>
                </w:rPr>
                <w:t xml:space="preserve"> </w:t>
              </w:r>
              <w:proofErr w:type="spellStart"/>
              <w:r>
                <w:rPr>
                  <w:sz w:val="16"/>
                  <w:szCs w:val="16"/>
                </w:rPr>
                <w:t>Mohottige</w:t>
              </w:r>
            </w:ins>
            <w:proofErr w:type="spellEnd"/>
          </w:p>
        </w:tc>
        <w:tc>
          <w:tcPr>
            <w:tcW w:w="3634" w:type="dxa"/>
            <w:tcBorders>
              <w:top w:val="single" w:sz="4" w:space="0" w:color="auto"/>
              <w:left w:val="single" w:sz="4" w:space="0" w:color="auto"/>
              <w:bottom w:val="single" w:sz="4" w:space="0" w:color="auto"/>
              <w:right w:val="single" w:sz="4" w:space="0" w:color="auto"/>
            </w:tcBorders>
          </w:tcPr>
          <w:p w14:paraId="35FC4EB2" w14:textId="7F424DA4" w:rsidR="00AE4852" w:rsidRDefault="00FD2050">
            <w:pPr>
              <w:pStyle w:val="WLBody1"/>
              <w:spacing w:before="60" w:after="60" w:line="240" w:lineRule="auto"/>
              <w:rPr>
                <w:ins w:id="17" w:author="Duncan Bennett" w:date="2021-07-16T08:53:00Z"/>
                <w:sz w:val="16"/>
                <w:szCs w:val="16"/>
              </w:rPr>
            </w:pPr>
            <w:ins w:id="18" w:author="Namal Mohottige" w:date="2021-07-16T10:42:00Z">
              <w:r>
                <w:rPr>
                  <w:sz w:val="16"/>
                  <w:szCs w:val="16"/>
                </w:rPr>
                <w:t>Updated the Tunstall Wa</w:t>
              </w:r>
              <w:r w:rsidR="001035A5">
                <w:rPr>
                  <w:sz w:val="16"/>
                  <w:szCs w:val="16"/>
                </w:rPr>
                <w:t>rranty section</w:t>
              </w:r>
            </w:ins>
          </w:p>
        </w:tc>
      </w:tr>
      <w:tr w:rsidR="00FF3C35" w14:paraId="5FAC904D" w14:textId="77777777" w:rsidTr="009559D6">
        <w:trPr>
          <w:ins w:id="19" w:author="Namal Mohottige" w:date="2021-08-04T14:12:00Z"/>
        </w:trPr>
        <w:tc>
          <w:tcPr>
            <w:tcW w:w="1204" w:type="dxa"/>
            <w:tcBorders>
              <w:top w:val="single" w:sz="4" w:space="0" w:color="auto"/>
              <w:left w:val="single" w:sz="4" w:space="0" w:color="auto"/>
              <w:bottom w:val="single" w:sz="4" w:space="0" w:color="auto"/>
              <w:right w:val="single" w:sz="4" w:space="0" w:color="auto"/>
            </w:tcBorders>
          </w:tcPr>
          <w:p w14:paraId="57C14494" w14:textId="7A28B156" w:rsidR="00FF3C35" w:rsidRDefault="00FF3C35">
            <w:pPr>
              <w:pStyle w:val="WLBody1"/>
              <w:spacing w:before="60" w:after="60" w:line="240" w:lineRule="auto"/>
              <w:jc w:val="center"/>
              <w:rPr>
                <w:ins w:id="20" w:author="Namal Mohottige" w:date="2021-08-04T14:12:00Z"/>
                <w:sz w:val="16"/>
                <w:szCs w:val="16"/>
              </w:rPr>
            </w:pPr>
            <w:ins w:id="21" w:author="Namal Mohottige" w:date="2021-08-04T14:12:00Z">
              <w:r>
                <w:rPr>
                  <w:sz w:val="16"/>
                  <w:szCs w:val="16"/>
                </w:rPr>
                <w:t>6.0</w:t>
              </w:r>
            </w:ins>
          </w:p>
        </w:tc>
        <w:tc>
          <w:tcPr>
            <w:tcW w:w="1910" w:type="dxa"/>
            <w:tcBorders>
              <w:top w:val="single" w:sz="4" w:space="0" w:color="auto"/>
              <w:left w:val="single" w:sz="4" w:space="0" w:color="auto"/>
              <w:bottom w:val="single" w:sz="4" w:space="0" w:color="auto"/>
              <w:right w:val="single" w:sz="4" w:space="0" w:color="auto"/>
            </w:tcBorders>
          </w:tcPr>
          <w:p w14:paraId="2C70C86B" w14:textId="06282882" w:rsidR="00FF3C35" w:rsidRDefault="00FF3C35">
            <w:pPr>
              <w:pStyle w:val="WLBody1"/>
              <w:spacing w:before="60" w:after="60" w:line="240" w:lineRule="auto"/>
              <w:rPr>
                <w:ins w:id="22" w:author="Namal Mohottige" w:date="2021-08-04T14:12:00Z"/>
                <w:sz w:val="16"/>
                <w:szCs w:val="16"/>
              </w:rPr>
            </w:pPr>
            <w:ins w:id="23" w:author="Namal Mohottige" w:date="2021-08-04T14:12:00Z">
              <w:r>
                <w:rPr>
                  <w:sz w:val="16"/>
                  <w:szCs w:val="16"/>
                </w:rPr>
                <w:t>04/08/2021</w:t>
              </w:r>
            </w:ins>
          </w:p>
        </w:tc>
        <w:tc>
          <w:tcPr>
            <w:tcW w:w="2268" w:type="dxa"/>
            <w:tcBorders>
              <w:top w:val="single" w:sz="4" w:space="0" w:color="auto"/>
              <w:left w:val="single" w:sz="4" w:space="0" w:color="auto"/>
              <w:bottom w:val="single" w:sz="4" w:space="0" w:color="auto"/>
              <w:right w:val="single" w:sz="4" w:space="0" w:color="auto"/>
            </w:tcBorders>
          </w:tcPr>
          <w:p w14:paraId="7DC584DD" w14:textId="0E94DCDC" w:rsidR="00FF3C35" w:rsidRDefault="00FF3C35">
            <w:pPr>
              <w:pStyle w:val="WLBody1"/>
              <w:spacing w:before="60" w:after="60" w:line="240" w:lineRule="auto"/>
              <w:rPr>
                <w:ins w:id="24" w:author="Namal Mohottige" w:date="2021-08-04T14:12:00Z"/>
                <w:sz w:val="16"/>
                <w:szCs w:val="16"/>
              </w:rPr>
            </w:pPr>
            <w:proofErr w:type="spellStart"/>
            <w:ins w:id="25" w:author="Namal Mohottige" w:date="2021-08-04T14:12:00Z">
              <w:r>
                <w:rPr>
                  <w:sz w:val="16"/>
                  <w:szCs w:val="16"/>
                </w:rPr>
                <w:t>Namal</w:t>
              </w:r>
              <w:proofErr w:type="spellEnd"/>
              <w:r>
                <w:rPr>
                  <w:sz w:val="16"/>
                  <w:szCs w:val="16"/>
                </w:rPr>
                <w:t xml:space="preserve"> </w:t>
              </w:r>
              <w:proofErr w:type="spellStart"/>
              <w:r>
                <w:rPr>
                  <w:sz w:val="16"/>
                  <w:szCs w:val="16"/>
                </w:rPr>
                <w:t>Mohottige</w:t>
              </w:r>
              <w:proofErr w:type="spellEnd"/>
            </w:ins>
          </w:p>
        </w:tc>
        <w:tc>
          <w:tcPr>
            <w:tcW w:w="3634" w:type="dxa"/>
            <w:tcBorders>
              <w:top w:val="single" w:sz="4" w:space="0" w:color="auto"/>
              <w:left w:val="single" w:sz="4" w:space="0" w:color="auto"/>
              <w:bottom w:val="single" w:sz="4" w:space="0" w:color="auto"/>
              <w:right w:val="single" w:sz="4" w:space="0" w:color="auto"/>
            </w:tcBorders>
          </w:tcPr>
          <w:p w14:paraId="1D8703E1" w14:textId="5D9C59A6" w:rsidR="00FF3C35" w:rsidRDefault="00FF3C35">
            <w:pPr>
              <w:pStyle w:val="WLBody1"/>
              <w:spacing w:before="60" w:after="60" w:line="240" w:lineRule="auto"/>
              <w:rPr>
                <w:ins w:id="26" w:author="Namal Mohottige" w:date="2021-08-04T14:12:00Z"/>
                <w:sz w:val="16"/>
                <w:szCs w:val="16"/>
              </w:rPr>
            </w:pPr>
            <w:ins w:id="27" w:author="Namal Mohottige" w:date="2021-08-04T14:12:00Z">
              <w:r>
                <w:rPr>
                  <w:sz w:val="16"/>
                  <w:szCs w:val="16"/>
                </w:rPr>
                <w:t>Updated the Tunstall Warranty section – Warranty will be derived from the Sales Part</w:t>
              </w:r>
            </w:ins>
          </w:p>
        </w:tc>
      </w:tr>
    </w:tbl>
    <w:p w14:paraId="599C315F" w14:textId="77777777" w:rsidR="009559D6" w:rsidRDefault="009559D6" w:rsidP="009559D6">
      <w:pPr>
        <w:ind w:left="-360"/>
      </w:pPr>
    </w:p>
    <w:p w14:paraId="74DA539F" w14:textId="1CAB9D8B" w:rsidR="009559D6" w:rsidRDefault="009559D6" w:rsidP="00D03542">
      <w:pPr>
        <w:pStyle w:val="Heading1"/>
        <w:ind w:hanging="284"/>
      </w:pPr>
      <w:r>
        <w:t>Report Narrative</w:t>
      </w:r>
    </w:p>
    <w:p w14:paraId="458DCB79" w14:textId="4A54833C" w:rsidR="009559D6" w:rsidRDefault="009559D6" w:rsidP="00C06435">
      <w:pPr>
        <w:ind w:left="-360"/>
      </w:pPr>
      <w:r>
        <w:t xml:space="preserve">When a new work order is created for service repair </w:t>
      </w:r>
      <w:r w:rsidR="008B7560">
        <w:t>if the product is a dispersed unit,</w:t>
      </w:r>
      <w:r w:rsidR="00C06435">
        <w:t xml:space="preserve"> 3 repair labels need printing. </w:t>
      </w:r>
      <w:r>
        <w:t xml:space="preserve"> </w:t>
      </w:r>
      <w:r w:rsidR="00C06435">
        <w:t xml:space="preserve">If the </w:t>
      </w:r>
      <w:r w:rsidR="008B7560">
        <w:t>product is non-dispersed o</w:t>
      </w:r>
      <w:r w:rsidR="00C06435">
        <w:t>nly one repair label is required.</w:t>
      </w:r>
      <w:r w:rsidR="003A2B15">
        <w:t xml:space="preserve"> The purpose of this specification is to outline the new report layouts. The actual report genera</w:t>
      </w:r>
      <w:r w:rsidR="008B7560">
        <w:t>tion will be handled separately when repair work orders are created in IFS.</w:t>
      </w:r>
    </w:p>
    <w:p w14:paraId="6BC3AE35" w14:textId="18E65C32" w:rsidR="009559D6" w:rsidRDefault="009559D6" w:rsidP="009559D6">
      <w:pPr>
        <w:ind w:left="-360"/>
      </w:pPr>
      <w:r>
        <w:t xml:space="preserve">Text Font:  Headers should use </w:t>
      </w:r>
      <w:r>
        <w:rPr>
          <w:rFonts w:cstheme="minorHAnsi"/>
          <w:b/>
          <w:bCs/>
        </w:rPr>
        <w:t>Calibri Bold (Body)</w:t>
      </w:r>
      <w:r>
        <w:t xml:space="preserve">, all other text font Calibri (Body). </w:t>
      </w:r>
    </w:p>
    <w:p w14:paraId="3DC7612F" w14:textId="782459AD" w:rsidR="009559D6" w:rsidRDefault="009559D6" w:rsidP="00C06435">
      <w:pPr>
        <w:ind w:left="-360"/>
      </w:pPr>
      <w:r>
        <w:t xml:space="preserve">Text colour should be black. </w:t>
      </w:r>
    </w:p>
    <w:p w14:paraId="2591419A" w14:textId="167C99FF" w:rsidR="00C06435" w:rsidRDefault="00C06435" w:rsidP="00C06435">
      <w:pPr>
        <w:ind w:left="-360"/>
      </w:pPr>
      <w:r>
        <w:t>Label details should be listed in a table view.</w:t>
      </w:r>
    </w:p>
    <w:p w14:paraId="452C8F72" w14:textId="7C6BA786" w:rsidR="00C06435" w:rsidRDefault="00C06435" w:rsidP="00C06435">
      <w:pPr>
        <w:ind w:left="-360"/>
        <w:rPr>
          <w:sz w:val="20"/>
          <w:szCs w:val="20"/>
        </w:rPr>
      </w:pPr>
      <w:r>
        <w:t xml:space="preserve">Label size </w:t>
      </w:r>
      <w:r>
        <w:rPr>
          <w:sz w:val="20"/>
          <w:szCs w:val="20"/>
        </w:rPr>
        <w:t>54mmX101mm – Dymo Item#S0722430</w:t>
      </w:r>
    </w:p>
    <w:p w14:paraId="4906AAD4" w14:textId="1FD45744" w:rsidR="00C06435" w:rsidRDefault="00C06435" w:rsidP="00C06435">
      <w:pPr>
        <w:ind w:left="-360"/>
        <w:rPr>
          <w:sz w:val="20"/>
          <w:szCs w:val="20"/>
        </w:rPr>
      </w:pPr>
    </w:p>
    <w:p w14:paraId="302493C9" w14:textId="064655D2" w:rsidR="00C06435" w:rsidRDefault="00C06435" w:rsidP="00C06435">
      <w:pPr>
        <w:ind w:left="-360"/>
        <w:rPr>
          <w:sz w:val="20"/>
          <w:szCs w:val="20"/>
        </w:rPr>
      </w:pPr>
    </w:p>
    <w:p w14:paraId="53571DEC" w14:textId="5023CF42" w:rsidR="00C06435" w:rsidRDefault="00C06435" w:rsidP="00C06435">
      <w:pPr>
        <w:ind w:left="-360"/>
        <w:rPr>
          <w:sz w:val="20"/>
          <w:szCs w:val="20"/>
        </w:rPr>
      </w:pPr>
    </w:p>
    <w:p w14:paraId="08D2FFBB" w14:textId="21A959DD" w:rsidR="00C06435" w:rsidRDefault="00C06435" w:rsidP="00C06435">
      <w:pPr>
        <w:ind w:left="-360"/>
        <w:rPr>
          <w:sz w:val="20"/>
          <w:szCs w:val="20"/>
        </w:rPr>
      </w:pPr>
    </w:p>
    <w:p w14:paraId="78E93E36" w14:textId="27049009" w:rsidR="00C06435" w:rsidRDefault="00C06435" w:rsidP="00C06435">
      <w:pPr>
        <w:ind w:left="-360"/>
        <w:rPr>
          <w:sz w:val="20"/>
          <w:szCs w:val="20"/>
        </w:rPr>
      </w:pPr>
    </w:p>
    <w:p w14:paraId="75166AD4" w14:textId="780D44BE" w:rsidR="00C06435" w:rsidRDefault="00C06435" w:rsidP="00C06435">
      <w:pPr>
        <w:ind w:left="-360"/>
        <w:rPr>
          <w:sz w:val="20"/>
          <w:szCs w:val="20"/>
        </w:rPr>
      </w:pPr>
    </w:p>
    <w:p w14:paraId="3013256F" w14:textId="698FE944" w:rsidR="00C06435" w:rsidRDefault="00C06435" w:rsidP="00C06435">
      <w:pPr>
        <w:ind w:left="-360"/>
        <w:rPr>
          <w:sz w:val="20"/>
          <w:szCs w:val="20"/>
        </w:rPr>
      </w:pPr>
    </w:p>
    <w:p w14:paraId="50F4BCA7" w14:textId="57F64289" w:rsidR="00C06435" w:rsidRDefault="00C06435" w:rsidP="00C06435">
      <w:pPr>
        <w:ind w:left="-360"/>
        <w:rPr>
          <w:sz w:val="20"/>
          <w:szCs w:val="20"/>
        </w:rPr>
      </w:pPr>
    </w:p>
    <w:p w14:paraId="1D6362E1" w14:textId="08D514CE" w:rsidR="00C06435" w:rsidRDefault="00C06435" w:rsidP="00C06435">
      <w:pPr>
        <w:ind w:left="-360"/>
        <w:rPr>
          <w:sz w:val="20"/>
          <w:szCs w:val="20"/>
        </w:rPr>
      </w:pPr>
    </w:p>
    <w:p w14:paraId="718BC5C0" w14:textId="1A2E4951" w:rsidR="00C06435" w:rsidRDefault="00C06435" w:rsidP="00C06435">
      <w:pPr>
        <w:ind w:left="-360"/>
        <w:rPr>
          <w:sz w:val="20"/>
          <w:szCs w:val="20"/>
        </w:rPr>
      </w:pPr>
    </w:p>
    <w:p w14:paraId="7CBF77EC" w14:textId="58688E39" w:rsidR="00C06435" w:rsidRDefault="00C06435" w:rsidP="00C06435">
      <w:pPr>
        <w:ind w:left="-360"/>
        <w:rPr>
          <w:sz w:val="20"/>
          <w:szCs w:val="20"/>
        </w:rPr>
      </w:pPr>
    </w:p>
    <w:p w14:paraId="3E24F35A" w14:textId="2A98AAF3" w:rsidR="00C06435" w:rsidRDefault="00C06435" w:rsidP="00C06435">
      <w:pPr>
        <w:ind w:left="-360"/>
        <w:rPr>
          <w:sz w:val="20"/>
          <w:szCs w:val="20"/>
        </w:rPr>
      </w:pPr>
    </w:p>
    <w:p w14:paraId="3DE2EB4B" w14:textId="45696CDE" w:rsidR="00C06435" w:rsidRDefault="00C06435" w:rsidP="00C06435">
      <w:pPr>
        <w:ind w:left="-360"/>
        <w:rPr>
          <w:sz w:val="20"/>
          <w:szCs w:val="20"/>
        </w:rPr>
      </w:pPr>
    </w:p>
    <w:p w14:paraId="78826B91" w14:textId="3E65A199" w:rsidR="00C06435" w:rsidRDefault="00C06435" w:rsidP="00C06435">
      <w:pPr>
        <w:ind w:left="-360"/>
        <w:rPr>
          <w:sz w:val="20"/>
          <w:szCs w:val="20"/>
        </w:rPr>
      </w:pPr>
    </w:p>
    <w:p w14:paraId="7F151DA8" w14:textId="57786B80" w:rsidR="00C06435" w:rsidRPr="00C06435" w:rsidRDefault="00C0361E" w:rsidP="003A2B15">
      <w:pPr>
        <w:pStyle w:val="Heading1"/>
      </w:pPr>
      <w:r>
        <w:rPr>
          <w:noProof/>
          <w:lang w:eastAsia="en-GB" w:bidi="si-LK"/>
        </w:rPr>
        <mc:AlternateContent>
          <mc:Choice Requires="wps">
            <w:drawing>
              <wp:anchor distT="0" distB="0" distL="114300" distR="114300" simplePos="0" relativeHeight="251679744" behindDoc="0" locked="0" layoutInCell="1" allowOverlap="1" wp14:anchorId="4E6FF3AB" wp14:editId="18163926">
                <wp:simplePos x="0" y="0"/>
                <wp:positionH relativeFrom="column">
                  <wp:posOffset>-86360</wp:posOffset>
                </wp:positionH>
                <wp:positionV relativeFrom="paragraph">
                  <wp:posOffset>-22393910</wp:posOffset>
                </wp:positionV>
                <wp:extent cx="472440" cy="517525"/>
                <wp:effectExtent l="19050" t="19050" r="22860" b="15875"/>
                <wp:wrapNone/>
                <wp:docPr id="16" name="Rectangle 16"/>
                <wp:cNvGraphicFramePr/>
                <a:graphic xmlns:a="http://schemas.openxmlformats.org/drawingml/2006/main">
                  <a:graphicData uri="http://schemas.microsoft.com/office/word/2010/wordprocessingShape">
                    <wps:wsp>
                      <wps:cNvSpPr/>
                      <wps:spPr>
                        <a:xfrm>
                          <a:off x="0" y="0"/>
                          <a:ext cx="472440" cy="51752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D7FB0EE">
              <v:rect id="Rectangle 16" style="position:absolute;margin-left:-6.8pt;margin-top:-1763.3pt;width:37.2pt;height:4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3923A2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"/>
            </w:pict>
          </mc:Fallback>
        </mc:AlternateContent>
      </w:r>
      <w:r w:rsidR="00485C7D">
        <w:t>Label 1 Service Repair Label</w:t>
      </w:r>
    </w:p>
    <w:p w14:paraId="2A292CAC" w14:textId="77777777" w:rsidR="00746332" w:rsidRDefault="00746332" w:rsidP="00661DB8">
      <w:pPr>
        <w:rPr>
          <w:sz w:val="20"/>
          <w:szCs w:val="20"/>
        </w:rPr>
      </w:pPr>
    </w:p>
    <w:p w14:paraId="60ED65AF" w14:textId="0E99C0F7" w:rsidR="00D03542" w:rsidRDefault="00D03542" w:rsidP="00D03542">
      <w:pPr>
        <w:pStyle w:val="Heading2"/>
      </w:pPr>
      <w:r>
        <w:t>IFS Report</w:t>
      </w:r>
    </w:p>
    <w:p w14:paraId="55287A0C" w14:textId="790B1FAC" w:rsidR="00940981" w:rsidRDefault="00940981" w:rsidP="0076024C">
      <w:pPr>
        <w:jc w:val="both"/>
        <w:rPr>
          <w:ins w:id="28" w:author="Namal Mohottige" w:date="2021-07-07T16:08:00Z"/>
        </w:rPr>
      </w:pPr>
      <w:ins w:id="29" w:author="Namal Mohottige" w:date="2021-07-07T16:08:00Z">
        <w:r>
          <w:t>A new custom operational report will be created to generate the new label.</w:t>
        </w:r>
      </w:ins>
    </w:p>
    <w:p w14:paraId="3734054D" w14:textId="58373C08" w:rsidR="00D03542" w:rsidRPr="00D03542" w:rsidRDefault="00D03542" w:rsidP="0076024C">
      <w:pPr>
        <w:jc w:val="both"/>
      </w:pPr>
      <w:del w:id="30" w:author="Namal Mohottige" w:date="2021-07-07T16:10:00Z">
        <w:r w:rsidDel="00940981">
          <w:delText xml:space="preserve">A new report layout will be created for Print Tag Report. </w:delText>
        </w:r>
      </w:del>
      <w:r>
        <w:t xml:space="preserve">The system </w:t>
      </w:r>
      <w:r w:rsidR="0076024C">
        <w:t>will</w:t>
      </w:r>
      <w:r w:rsidR="006372AF">
        <w:t xml:space="preserve"> use the data in Product Repair Booking Tab when the report is generated.</w:t>
      </w:r>
      <w:r w:rsidR="0076024C">
        <w:t xml:space="preserve"> </w:t>
      </w:r>
      <w:r>
        <w:t xml:space="preserve"> </w:t>
      </w:r>
      <w:del w:id="31" w:author="Namal Mohottige" w:date="2021-07-07T16:10:00Z">
        <w:r w:rsidR="00C141E6" w:rsidDel="00940981">
          <w:delText>Note that the system creates a one record in the Returns Tab for each record in Product Repair Booking Tab.</w:delText>
        </w:r>
        <w:r w:rsidR="00D41CA7" w:rsidDel="00940981">
          <w:delText xml:space="preserve"> </w:delText>
        </w:r>
      </w:del>
      <w:r w:rsidR="00D41CA7">
        <w:t>The new report will be named as ‘Service Repair Label’</w:t>
      </w:r>
      <w:ins w:id="32" w:author="Namal Mohottige" w:date="2021-07-07T16:11:00Z">
        <w:r w:rsidR="00940981">
          <w:t>. A new Custom RMB will be created from the Prepare Work Order | Product Repair Booking tab to initiate the report.</w:t>
        </w:r>
      </w:ins>
    </w:p>
    <w:p w14:paraId="7DADC634" w14:textId="15322F87" w:rsidR="00D03542" w:rsidRDefault="0076024C" w:rsidP="00D03542">
      <w:pPr>
        <w:rPr>
          <w:ins w:id="33" w:author="Namal Mohottige" w:date="2021-07-07T16:11:00Z"/>
        </w:rPr>
      </w:pPr>
      <w:del w:id="34" w:author="Namal Mohottige" w:date="2021-07-07T16:11:00Z">
        <w:r w:rsidDel="00940981">
          <w:rPr>
            <w:noProof/>
            <w:lang w:eastAsia="en-GB" w:bidi="si-LK"/>
          </w:rPr>
          <w:drawing>
            <wp:inline distT="0" distB="0" distL="0" distR="0" wp14:anchorId="608AAED8" wp14:editId="4155FBD3">
              <wp:extent cx="5731510" cy="26054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inline>
          </w:drawing>
        </w:r>
      </w:del>
    </w:p>
    <w:p w14:paraId="1AAAA6D2" w14:textId="6DA63633" w:rsidR="00940981" w:rsidRPr="00940981" w:rsidRDefault="00940981" w:rsidP="00D03542">
      <w:ins w:id="35" w:author="Namal Mohottige" w:date="2021-07-07T16:11:00Z">
        <w:r w:rsidRPr="00940981">
          <w:rPr>
            <w:noProof/>
            <w:lang w:eastAsia="en-GB" w:bidi="si-LK"/>
          </w:rPr>
          <w:drawing>
            <wp:inline distT="0" distB="0" distL="0" distR="0" wp14:anchorId="1C7A3A7D" wp14:editId="780DCBFA">
              <wp:extent cx="5731510" cy="22625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62505"/>
                      </a:xfrm>
                      <a:prstGeom prst="rect">
                        <a:avLst/>
                      </a:prstGeom>
                    </pic:spPr>
                  </pic:pic>
                </a:graphicData>
              </a:graphic>
            </wp:inline>
          </w:drawing>
        </w:r>
      </w:ins>
    </w:p>
    <w:p w14:paraId="02227F59" w14:textId="77777777" w:rsidR="006372AF" w:rsidRDefault="006372AF" w:rsidP="00D03542"/>
    <w:p w14:paraId="007C1A88" w14:textId="75E46124" w:rsidR="006372AF" w:rsidRDefault="006372AF" w:rsidP="00D03542">
      <w:pPr>
        <w:rPr>
          <w:ins w:id="36" w:author="Namal Mohottige" w:date="2021-07-07T16:16:00Z"/>
        </w:rPr>
      </w:pPr>
      <w:r>
        <w:rPr>
          <w:noProof/>
          <w:lang w:eastAsia="en-GB" w:bidi="si-LK"/>
        </w:rPr>
        <w:lastRenderedPageBreak/>
        <w:drawing>
          <wp:inline distT="0" distB="0" distL="0" distR="0" wp14:anchorId="556F98B0" wp14:editId="763E681C">
            <wp:extent cx="5731510" cy="11557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1155700"/>
                    </a:xfrm>
                    <a:prstGeom prst="rect">
                      <a:avLst/>
                    </a:prstGeom>
                  </pic:spPr>
                </pic:pic>
              </a:graphicData>
            </a:graphic>
          </wp:inline>
        </w:drawing>
      </w:r>
    </w:p>
    <w:p w14:paraId="336EE511" w14:textId="6153FFA4" w:rsidR="00AA6BA4" w:rsidRDefault="00AA6BA4" w:rsidP="00D03542">
      <w:pPr>
        <w:rPr>
          <w:ins w:id="37" w:author="Namal Mohottige" w:date="2021-07-07T16:16:00Z"/>
        </w:rPr>
      </w:pPr>
      <w:ins w:id="38" w:author="Namal Mohottige" w:date="2021-07-07T16:16:00Z">
        <w:r>
          <w:t xml:space="preserve">Note: A new report has already been created, it has to be based on the data </w:t>
        </w:r>
      </w:ins>
      <w:ins w:id="39" w:author="Namal Mohottige" w:date="2021-07-07T16:17:00Z">
        <w:r>
          <w:t>in the Product Repair Booking. It shouldn’t refer to data in Work Order | Return Tab.</w:t>
        </w:r>
      </w:ins>
    </w:p>
    <w:p w14:paraId="55C6BC4C" w14:textId="7A52D70A" w:rsidR="00AA6BA4" w:rsidRPr="00D03542" w:rsidRDefault="00AA6BA4" w:rsidP="00D03542">
      <w:ins w:id="40" w:author="Namal Mohottige" w:date="2021-07-07T16:16:00Z">
        <w:r w:rsidRPr="00AA6BA4">
          <w:rPr>
            <w:noProof/>
            <w:lang w:eastAsia="en-GB" w:bidi="si-LK"/>
          </w:rPr>
          <w:drawing>
            <wp:inline distT="0" distB="0" distL="0" distR="0" wp14:anchorId="57108973" wp14:editId="3A77F401">
              <wp:extent cx="5731510" cy="15093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09395"/>
                      </a:xfrm>
                      <a:prstGeom prst="rect">
                        <a:avLst/>
                      </a:prstGeom>
                    </pic:spPr>
                  </pic:pic>
                </a:graphicData>
              </a:graphic>
            </wp:inline>
          </w:drawing>
        </w:r>
      </w:ins>
    </w:p>
    <w:p w14:paraId="7FF7057A" w14:textId="393098CD" w:rsidR="00746332" w:rsidRDefault="001C23EF" w:rsidP="00661DB8">
      <w:pPr>
        <w:rPr>
          <w:sz w:val="20"/>
          <w:szCs w:val="20"/>
        </w:rPr>
      </w:pPr>
      <w:r>
        <w:rPr>
          <w:noProof/>
          <w:lang w:eastAsia="en-GB" w:bidi="si-LK"/>
        </w:rPr>
        <w:drawing>
          <wp:inline distT="0" distB="0" distL="0" distR="0" wp14:anchorId="6D48566F" wp14:editId="63978651">
            <wp:extent cx="5657974" cy="2505278"/>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5">
                      <a:extLst>
                        <a:ext uri="{28A0092B-C50C-407E-A947-70E740481C1C}">
                          <a14:useLocalDpi xmlns:a14="http://schemas.microsoft.com/office/drawing/2010/main" val="0"/>
                        </a:ext>
                      </a:extLst>
                    </a:blip>
                    <a:stretch>
                      <a:fillRect/>
                    </a:stretch>
                  </pic:blipFill>
                  <pic:spPr>
                    <a:xfrm>
                      <a:off x="0" y="0"/>
                      <a:ext cx="5657974" cy="2505278"/>
                    </a:xfrm>
                    <a:prstGeom prst="rect">
                      <a:avLst/>
                    </a:prstGeom>
                  </pic:spPr>
                </pic:pic>
              </a:graphicData>
            </a:graphic>
          </wp:inline>
        </w:drawing>
      </w:r>
    </w:p>
    <w:p w14:paraId="6EC68C5B" w14:textId="17E281A7" w:rsidR="00661DB8" w:rsidRDefault="00714F49" w:rsidP="00661DB8">
      <w:pPr>
        <w:rPr>
          <w:sz w:val="20"/>
          <w:szCs w:val="20"/>
        </w:rPr>
      </w:pPr>
      <w:r w:rsidRPr="00661DB8">
        <w:rPr>
          <w:sz w:val="20"/>
          <w:szCs w:val="20"/>
        </w:rPr>
        <w:t xml:space="preserve">Label 1 Dispersed unit – details captured </w:t>
      </w:r>
      <w:r w:rsidR="001F5B13" w:rsidRPr="00661DB8">
        <w:rPr>
          <w:sz w:val="20"/>
          <w:szCs w:val="20"/>
        </w:rPr>
        <w:t>shows.</w:t>
      </w:r>
      <w:r w:rsidRPr="00661DB8">
        <w:rPr>
          <w:sz w:val="20"/>
          <w:szCs w:val="20"/>
        </w:rPr>
        <w:t xml:space="preserve"> </w:t>
      </w:r>
    </w:p>
    <w:p w14:paraId="56ACF0EE" w14:textId="77777777" w:rsidR="00DB7999" w:rsidRDefault="00DB7999" w:rsidP="00DB7999">
      <w:pPr>
        <w:pStyle w:val="Heading2"/>
      </w:pPr>
      <w:r>
        <w:t xml:space="preserve">Label size </w:t>
      </w:r>
    </w:p>
    <w:p w14:paraId="43A3C84E" w14:textId="77777777" w:rsidR="00DB7999" w:rsidRDefault="00DB7999" w:rsidP="00DB7999">
      <w:pPr>
        <w:ind w:left="-360" w:firstLine="360"/>
        <w:rPr>
          <w:sz w:val="20"/>
          <w:szCs w:val="20"/>
        </w:rPr>
      </w:pPr>
      <w:r>
        <w:rPr>
          <w:sz w:val="20"/>
          <w:szCs w:val="20"/>
        </w:rPr>
        <w:t>54mmX101mm – Dymo Item#S0722430</w:t>
      </w:r>
    </w:p>
    <w:p w14:paraId="512AB613" w14:textId="77777777" w:rsidR="00C36F05" w:rsidRPr="00C36F05" w:rsidRDefault="00C36F05" w:rsidP="00C36F05">
      <w:pPr>
        <w:pStyle w:val="Heading2"/>
      </w:pPr>
      <w:r w:rsidRPr="00C36F05">
        <w:t xml:space="preserve">Label </w:t>
      </w:r>
      <w:r>
        <w:t>Data Mapping</w:t>
      </w:r>
    </w:p>
    <w:p w14:paraId="0C0D2947" w14:textId="77777777" w:rsidR="006A3B55" w:rsidRDefault="006A3B55" w:rsidP="00661DB8">
      <w:pPr>
        <w:pStyle w:val="NoSpacing"/>
        <w:rPr>
          <w:sz w:val="18"/>
          <w:szCs w:val="18"/>
        </w:rPr>
      </w:pPr>
    </w:p>
    <w:tbl>
      <w:tblPr>
        <w:tblStyle w:val="TableGrid"/>
        <w:tblW w:w="0" w:type="auto"/>
        <w:tblLook w:val="04A0" w:firstRow="1" w:lastRow="0" w:firstColumn="1" w:lastColumn="0" w:noHBand="0" w:noVBand="1"/>
      </w:tblPr>
      <w:tblGrid>
        <w:gridCol w:w="1905"/>
        <w:gridCol w:w="1726"/>
        <w:gridCol w:w="2773"/>
        <w:gridCol w:w="2612"/>
      </w:tblGrid>
      <w:tr w:rsidR="001F5B13" w14:paraId="75D04F6D" w14:textId="0934C2E3" w:rsidTr="4978BD61">
        <w:tc>
          <w:tcPr>
            <w:tcW w:w="1905" w:type="dxa"/>
            <w:shd w:val="clear" w:color="auto" w:fill="ED7D31" w:themeFill="accent2"/>
          </w:tcPr>
          <w:p w14:paraId="0018479A" w14:textId="7CBAA9F0" w:rsidR="001F5B13" w:rsidRDefault="001F5B13" w:rsidP="00661DB8">
            <w:pPr>
              <w:pStyle w:val="NoSpacing"/>
              <w:rPr>
                <w:sz w:val="18"/>
                <w:szCs w:val="18"/>
              </w:rPr>
            </w:pPr>
            <w:bookmarkStart w:id="41" w:name="_Hlk70343886"/>
            <w:r>
              <w:rPr>
                <w:sz w:val="18"/>
                <w:szCs w:val="18"/>
              </w:rPr>
              <w:t>LABEL FIELD</w:t>
            </w:r>
          </w:p>
        </w:tc>
        <w:tc>
          <w:tcPr>
            <w:tcW w:w="1726" w:type="dxa"/>
            <w:shd w:val="clear" w:color="auto" w:fill="ED7D31" w:themeFill="accent2"/>
          </w:tcPr>
          <w:p w14:paraId="3E7F8994" w14:textId="1298D476" w:rsidR="001F5B13" w:rsidRDefault="001F5B13" w:rsidP="00661DB8">
            <w:pPr>
              <w:pStyle w:val="NoSpacing"/>
              <w:rPr>
                <w:sz w:val="18"/>
                <w:szCs w:val="18"/>
              </w:rPr>
            </w:pPr>
            <w:r>
              <w:rPr>
                <w:sz w:val="18"/>
                <w:szCs w:val="18"/>
              </w:rPr>
              <w:t>IFS MAPPING</w:t>
            </w:r>
          </w:p>
        </w:tc>
        <w:tc>
          <w:tcPr>
            <w:tcW w:w="2773" w:type="dxa"/>
            <w:shd w:val="clear" w:color="auto" w:fill="ED7D31" w:themeFill="accent2"/>
          </w:tcPr>
          <w:p w14:paraId="3DCDDA2B" w14:textId="5A9FF3DB" w:rsidR="001F5B13" w:rsidRDefault="001F5B13" w:rsidP="00661DB8">
            <w:pPr>
              <w:pStyle w:val="NoSpacing"/>
              <w:rPr>
                <w:sz w:val="18"/>
                <w:szCs w:val="18"/>
              </w:rPr>
            </w:pPr>
            <w:r>
              <w:rPr>
                <w:sz w:val="18"/>
                <w:szCs w:val="18"/>
              </w:rPr>
              <w:t>Notes</w:t>
            </w:r>
          </w:p>
        </w:tc>
        <w:tc>
          <w:tcPr>
            <w:tcW w:w="2612" w:type="dxa"/>
            <w:shd w:val="clear" w:color="auto" w:fill="ED7D31" w:themeFill="accent2"/>
          </w:tcPr>
          <w:p w14:paraId="48254652" w14:textId="314DB144" w:rsidR="001F5B13" w:rsidRDefault="001F5B13" w:rsidP="00661DB8">
            <w:pPr>
              <w:pStyle w:val="NoSpacing"/>
              <w:rPr>
                <w:sz w:val="18"/>
                <w:szCs w:val="18"/>
              </w:rPr>
            </w:pPr>
            <w:r>
              <w:rPr>
                <w:sz w:val="18"/>
                <w:szCs w:val="18"/>
              </w:rPr>
              <w:t>Label Number Mapping</w:t>
            </w:r>
          </w:p>
        </w:tc>
      </w:tr>
      <w:bookmarkEnd w:id="41"/>
      <w:tr w:rsidR="001F5B13" w14:paraId="4A7A4FE3" w14:textId="5907990B" w:rsidTr="4978BD61">
        <w:tc>
          <w:tcPr>
            <w:tcW w:w="1905" w:type="dxa"/>
          </w:tcPr>
          <w:p w14:paraId="53840102" w14:textId="41F69C4F" w:rsidR="001F5B13" w:rsidRDefault="001F5B13" w:rsidP="00661DB8">
            <w:pPr>
              <w:pStyle w:val="NoSpacing"/>
              <w:rPr>
                <w:sz w:val="18"/>
                <w:szCs w:val="18"/>
              </w:rPr>
            </w:pPr>
            <w:r>
              <w:rPr>
                <w:sz w:val="18"/>
                <w:szCs w:val="18"/>
              </w:rPr>
              <w:t>WEEK NO</w:t>
            </w:r>
          </w:p>
        </w:tc>
        <w:tc>
          <w:tcPr>
            <w:tcW w:w="1726" w:type="dxa"/>
          </w:tcPr>
          <w:p w14:paraId="0A277FAC" w14:textId="786073E2" w:rsidR="001F5B13" w:rsidRDefault="001F5B13" w:rsidP="00661DB8">
            <w:pPr>
              <w:pStyle w:val="NoSpacing"/>
              <w:rPr>
                <w:sz w:val="18"/>
                <w:szCs w:val="18"/>
              </w:rPr>
            </w:pPr>
            <w:r>
              <w:rPr>
                <w:sz w:val="18"/>
                <w:szCs w:val="18"/>
              </w:rPr>
              <w:t xml:space="preserve">Booked In Date     </w:t>
            </w:r>
          </w:p>
        </w:tc>
        <w:tc>
          <w:tcPr>
            <w:tcW w:w="2773" w:type="dxa"/>
          </w:tcPr>
          <w:p w14:paraId="2859AA13" w14:textId="6794A813" w:rsidR="001F5B13" w:rsidRDefault="001F5B13" w:rsidP="00661DB8">
            <w:pPr>
              <w:pStyle w:val="NoSpacing"/>
              <w:rPr>
                <w:sz w:val="18"/>
                <w:szCs w:val="18"/>
              </w:rPr>
            </w:pPr>
            <w:r>
              <w:rPr>
                <w:sz w:val="18"/>
                <w:szCs w:val="18"/>
              </w:rPr>
              <w:t xml:space="preserve">Needs to be in shown as WK &amp; Day </w:t>
            </w:r>
          </w:p>
        </w:tc>
        <w:tc>
          <w:tcPr>
            <w:tcW w:w="2612" w:type="dxa"/>
          </w:tcPr>
          <w:p w14:paraId="1387325C" w14:textId="0C963CDF" w:rsidR="001F5B13" w:rsidRDefault="001F5B13" w:rsidP="00661DB8">
            <w:pPr>
              <w:pStyle w:val="NoSpacing"/>
              <w:rPr>
                <w:sz w:val="18"/>
                <w:szCs w:val="18"/>
              </w:rPr>
            </w:pPr>
            <w:r>
              <w:rPr>
                <w:sz w:val="18"/>
                <w:szCs w:val="18"/>
              </w:rPr>
              <w:t>1</w:t>
            </w:r>
          </w:p>
        </w:tc>
      </w:tr>
      <w:tr w:rsidR="001F5B13" w14:paraId="1FCB12E6" w14:textId="44A3B476" w:rsidTr="4978BD61">
        <w:tc>
          <w:tcPr>
            <w:tcW w:w="1905" w:type="dxa"/>
          </w:tcPr>
          <w:p w14:paraId="5157A72F" w14:textId="5D18CCC8" w:rsidR="001F5B13" w:rsidRDefault="001F5B13" w:rsidP="00661DB8">
            <w:pPr>
              <w:pStyle w:val="NoSpacing"/>
              <w:rPr>
                <w:sz w:val="18"/>
                <w:szCs w:val="18"/>
              </w:rPr>
            </w:pPr>
            <w:r>
              <w:rPr>
                <w:sz w:val="18"/>
                <w:szCs w:val="18"/>
              </w:rPr>
              <w:t>PROD NO</w:t>
            </w:r>
          </w:p>
        </w:tc>
        <w:tc>
          <w:tcPr>
            <w:tcW w:w="1726" w:type="dxa"/>
          </w:tcPr>
          <w:p w14:paraId="2AB5893F" w14:textId="1B5F55E9" w:rsidR="001F5B13" w:rsidRDefault="00A00AE4" w:rsidP="00661DB8">
            <w:pPr>
              <w:pStyle w:val="NoSpacing"/>
              <w:rPr>
                <w:sz w:val="18"/>
                <w:szCs w:val="18"/>
              </w:rPr>
            </w:pPr>
            <w:r>
              <w:rPr>
                <w:sz w:val="18"/>
                <w:szCs w:val="18"/>
              </w:rPr>
              <w:t>Part No from Serial/Functional Object</w:t>
            </w:r>
          </w:p>
        </w:tc>
        <w:tc>
          <w:tcPr>
            <w:tcW w:w="2773" w:type="dxa"/>
          </w:tcPr>
          <w:p w14:paraId="115F0131" w14:textId="2195E79E" w:rsidR="001F5B13" w:rsidRDefault="004C44AA" w:rsidP="00661DB8">
            <w:pPr>
              <w:pStyle w:val="NoSpacing"/>
              <w:rPr>
                <w:sz w:val="18"/>
                <w:szCs w:val="18"/>
              </w:rPr>
            </w:pPr>
            <w:r>
              <w:rPr>
                <w:sz w:val="18"/>
                <w:szCs w:val="18"/>
              </w:rPr>
              <w:t>57100/300</w:t>
            </w:r>
            <w:r w:rsidR="001F5B13">
              <w:rPr>
                <w:sz w:val="18"/>
                <w:szCs w:val="18"/>
              </w:rPr>
              <w:t xml:space="preserve"> </w:t>
            </w:r>
          </w:p>
        </w:tc>
        <w:tc>
          <w:tcPr>
            <w:tcW w:w="2612" w:type="dxa"/>
          </w:tcPr>
          <w:p w14:paraId="574EDFD1" w14:textId="7AA9EF34" w:rsidR="001F5B13" w:rsidRDefault="001F5B13" w:rsidP="00661DB8">
            <w:pPr>
              <w:pStyle w:val="NoSpacing"/>
              <w:rPr>
                <w:sz w:val="18"/>
                <w:szCs w:val="18"/>
              </w:rPr>
            </w:pPr>
            <w:r>
              <w:rPr>
                <w:sz w:val="18"/>
                <w:szCs w:val="18"/>
              </w:rPr>
              <w:t>3</w:t>
            </w:r>
          </w:p>
        </w:tc>
      </w:tr>
      <w:tr w:rsidR="001F5B13" w14:paraId="61990414" w14:textId="07ED43AC" w:rsidTr="4978BD61">
        <w:tc>
          <w:tcPr>
            <w:tcW w:w="1905" w:type="dxa"/>
          </w:tcPr>
          <w:p w14:paraId="4CA0C61D" w14:textId="66F5905D" w:rsidR="001F5B13" w:rsidRDefault="001F5B13" w:rsidP="00661DB8">
            <w:pPr>
              <w:pStyle w:val="NoSpacing"/>
              <w:rPr>
                <w:sz w:val="18"/>
                <w:szCs w:val="18"/>
              </w:rPr>
            </w:pPr>
            <w:r>
              <w:rPr>
                <w:sz w:val="18"/>
                <w:szCs w:val="18"/>
              </w:rPr>
              <w:t>SERIAL NO</w:t>
            </w:r>
          </w:p>
        </w:tc>
        <w:tc>
          <w:tcPr>
            <w:tcW w:w="1726" w:type="dxa"/>
          </w:tcPr>
          <w:p w14:paraId="4EDD2817" w14:textId="75907533" w:rsidR="001F5B13" w:rsidRDefault="00A00AE4" w:rsidP="00661DB8">
            <w:pPr>
              <w:pStyle w:val="NoSpacing"/>
              <w:rPr>
                <w:sz w:val="18"/>
                <w:szCs w:val="18"/>
              </w:rPr>
            </w:pPr>
            <w:r>
              <w:rPr>
                <w:sz w:val="18"/>
                <w:szCs w:val="18"/>
              </w:rPr>
              <w:t>Serial No from Serial/Functional Object</w:t>
            </w:r>
          </w:p>
        </w:tc>
        <w:tc>
          <w:tcPr>
            <w:tcW w:w="2773" w:type="dxa"/>
          </w:tcPr>
          <w:p w14:paraId="1557E73B" w14:textId="19C93F35" w:rsidR="001F5B13" w:rsidRDefault="004C44AA" w:rsidP="00661DB8">
            <w:pPr>
              <w:pStyle w:val="NoSpacing"/>
              <w:rPr>
                <w:sz w:val="18"/>
                <w:szCs w:val="18"/>
              </w:rPr>
            </w:pPr>
            <w:r>
              <w:rPr>
                <w:sz w:val="18"/>
                <w:szCs w:val="18"/>
              </w:rPr>
              <w:t>411403684</w:t>
            </w:r>
          </w:p>
        </w:tc>
        <w:tc>
          <w:tcPr>
            <w:tcW w:w="2612" w:type="dxa"/>
          </w:tcPr>
          <w:p w14:paraId="3449E2CB" w14:textId="644AA6EF" w:rsidR="001F5B13" w:rsidRDefault="001F5B13" w:rsidP="00661DB8">
            <w:pPr>
              <w:pStyle w:val="NoSpacing"/>
              <w:rPr>
                <w:sz w:val="18"/>
                <w:szCs w:val="18"/>
              </w:rPr>
            </w:pPr>
            <w:r>
              <w:rPr>
                <w:sz w:val="18"/>
                <w:szCs w:val="18"/>
              </w:rPr>
              <w:t>4</w:t>
            </w:r>
          </w:p>
        </w:tc>
      </w:tr>
      <w:tr w:rsidR="001F5B13" w14:paraId="39B981D8" w14:textId="118E6043" w:rsidTr="4978BD61">
        <w:tc>
          <w:tcPr>
            <w:tcW w:w="1905" w:type="dxa"/>
          </w:tcPr>
          <w:p w14:paraId="463E593E" w14:textId="35CDC942" w:rsidR="001F5B13" w:rsidRDefault="001F5B13" w:rsidP="00661DB8">
            <w:pPr>
              <w:pStyle w:val="NoSpacing"/>
              <w:rPr>
                <w:sz w:val="18"/>
                <w:szCs w:val="18"/>
              </w:rPr>
            </w:pPr>
            <w:r>
              <w:rPr>
                <w:sz w:val="18"/>
                <w:szCs w:val="18"/>
              </w:rPr>
              <w:t>CUSTOMER</w:t>
            </w:r>
          </w:p>
        </w:tc>
        <w:tc>
          <w:tcPr>
            <w:tcW w:w="1726" w:type="dxa"/>
          </w:tcPr>
          <w:p w14:paraId="60F28187" w14:textId="4C48177C" w:rsidR="001F5B13" w:rsidRDefault="001F5B13" w:rsidP="00661DB8">
            <w:pPr>
              <w:pStyle w:val="NoSpacing"/>
              <w:rPr>
                <w:sz w:val="18"/>
                <w:szCs w:val="18"/>
              </w:rPr>
            </w:pPr>
          </w:p>
        </w:tc>
        <w:tc>
          <w:tcPr>
            <w:tcW w:w="2773" w:type="dxa"/>
          </w:tcPr>
          <w:p w14:paraId="5260085C" w14:textId="2C950B16" w:rsidR="001F5B13" w:rsidRDefault="001F5B13" w:rsidP="00661DB8">
            <w:pPr>
              <w:pStyle w:val="NoSpacing"/>
              <w:rPr>
                <w:sz w:val="18"/>
                <w:szCs w:val="18"/>
              </w:rPr>
            </w:pPr>
            <w:r>
              <w:rPr>
                <w:sz w:val="18"/>
                <w:szCs w:val="18"/>
              </w:rPr>
              <w:t>Customer Name, Account Number</w:t>
            </w:r>
            <w:r w:rsidR="00191F69">
              <w:rPr>
                <w:sz w:val="18"/>
                <w:szCs w:val="18"/>
              </w:rPr>
              <w:t xml:space="preserve"> </w:t>
            </w:r>
            <w:del w:id="42" w:author="Namal Mohottige" w:date="2021-07-07T16:04:00Z">
              <w:r w:rsidR="00191F69" w:rsidDel="00940981">
                <w:rPr>
                  <w:sz w:val="18"/>
                  <w:szCs w:val="18"/>
                </w:rPr>
                <w:delText>Bar Code</w:delText>
              </w:r>
              <w:r w:rsidDel="00940981">
                <w:rPr>
                  <w:sz w:val="18"/>
                  <w:szCs w:val="18"/>
                </w:rPr>
                <w:delText xml:space="preserve"> </w:delText>
              </w:r>
            </w:del>
          </w:p>
        </w:tc>
        <w:tc>
          <w:tcPr>
            <w:tcW w:w="2612" w:type="dxa"/>
          </w:tcPr>
          <w:p w14:paraId="1E0FAE01" w14:textId="2285EF11" w:rsidR="001F5B13" w:rsidRDefault="001F5B13" w:rsidP="00661DB8">
            <w:pPr>
              <w:pStyle w:val="NoSpacing"/>
              <w:rPr>
                <w:sz w:val="18"/>
                <w:szCs w:val="18"/>
              </w:rPr>
            </w:pPr>
            <w:del w:id="43" w:author="Namal Mohottige" w:date="2021-07-07T16:04:00Z">
              <w:r w:rsidRPr="4978BD61" w:rsidDel="00940981">
                <w:rPr>
                  <w:sz w:val="18"/>
                  <w:szCs w:val="18"/>
                </w:rPr>
                <w:delText>2, 5 &amp; 6</w:delText>
              </w:r>
              <w:commentRangeStart w:id="44"/>
              <w:commentRangeEnd w:id="44"/>
              <w:r w:rsidDel="00940981">
                <w:rPr>
                  <w:rStyle w:val="CommentReference"/>
                </w:rPr>
                <w:commentReference w:id="44"/>
              </w:r>
              <w:commentRangeStart w:id="45"/>
              <w:commentRangeEnd w:id="45"/>
              <w:r w:rsidDel="00940981">
                <w:rPr>
                  <w:rStyle w:val="CommentReference"/>
                </w:rPr>
                <w:commentReference w:id="45"/>
              </w:r>
            </w:del>
            <w:ins w:id="46" w:author="Namal Mohottige" w:date="2021-07-07T16:04:00Z">
              <w:r w:rsidR="00940981">
                <w:rPr>
                  <w:sz w:val="18"/>
                  <w:szCs w:val="18"/>
                </w:rPr>
                <w:t>5</w:t>
              </w:r>
            </w:ins>
          </w:p>
        </w:tc>
      </w:tr>
      <w:tr w:rsidR="00940981" w14:paraId="77D417A7" w14:textId="77777777" w:rsidTr="4978BD61">
        <w:trPr>
          <w:ins w:id="47" w:author="Namal Mohottige" w:date="2021-07-07T16:03:00Z"/>
        </w:trPr>
        <w:tc>
          <w:tcPr>
            <w:tcW w:w="1905" w:type="dxa"/>
          </w:tcPr>
          <w:p w14:paraId="290D6FFF" w14:textId="1AAF0648" w:rsidR="00940981" w:rsidRDefault="00940981" w:rsidP="00661DB8">
            <w:pPr>
              <w:pStyle w:val="NoSpacing"/>
              <w:rPr>
                <w:ins w:id="48" w:author="Namal Mohottige" w:date="2021-07-07T16:03:00Z"/>
                <w:sz w:val="18"/>
                <w:szCs w:val="18"/>
              </w:rPr>
            </w:pPr>
            <w:ins w:id="49" w:author="Namal Mohottige" w:date="2021-07-07T16:04:00Z">
              <w:r>
                <w:rPr>
                  <w:sz w:val="18"/>
                  <w:szCs w:val="18"/>
                </w:rPr>
                <w:t>BARCODE</w:t>
              </w:r>
            </w:ins>
          </w:p>
        </w:tc>
        <w:tc>
          <w:tcPr>
            <w:tcW w:w="1726" w:type="dxa"/>
          </w:tcPr>
          <w:p w14:paraId="038E4FC6" w14:textId="5FEB161F" w:rsidR="00940981" w:rsidRDefault="00940981" w:rsidP="00661DB8">
            <w:pPr>
              <w:pStyle w:val="NoSpacing"/>
              <w:rPr>
                <w:ins w:id="50" w:author="Namal Mohottige" w:date="2021-07-07T16:03:00Z"/>
                <w:sz w:val="18"/>
                <w:szCs w:val="18"/>
              </w:rPr>
            </w:pPr>
            <w:ins w:id="51" w:author="Namal Mohottige" w:date="2021-07-07T16:05:00Z">
              <w:r>
                <w:rPr>
                  <w:sz w:val="18"/>
                  <w:szCs w:val="18"/>
                </w:rPr>
                <w:t>Serial No</w:t>
              </w:r>
            </w:ins>
          </w:p>
        </w:tc>
        <w:tc>
          <w:tcPr>
            <w:tcW w:w="2773" w:type="dxa"/>
          </w:tcPr>
          <w:p w14:paraId="05971302" w14:textId="2F867AF9" w:rsidR="00940981" w:rsidRDefault="00940981" w:rsidP="00661DB8">
            <w:pPr>
              <w:pStyle w:val="NoSpacing"/>
              <w:rPr>
                <w:ins w:id="52" w:author="Namal Mohottige" w:date="2021-07-07T16:03:00Z"/>
                <w:sz w:val="18"/>
                <w:szCs w:val="18"/>
              </w:rPr>
            </w:pPr>
            <w:ins w:id="53" w:author="Namal Mohottige" w:date="2021-07-07T16:05:00Z">
              <w:r>
                <w:rPr>
                  <w:sz w:val="18"/>
                  <w:szCs w:val="18"/>
                </w:rPr>
                <w:t>Serial No barcode will be created</w:t>
              </w:r>
            </w:ins>
          </w:p>
        </w:tc>
        <w:tc>
          <w:tcPr>
            <w:tcW w:w="2612" w:type="dxa"/>
          </w:tcPr>
          <w:p w14:paraId="0FC0F06C" w14:textId="58BC9ED1" w:rsidR="00940981" w:rsidRPr="4978BD61" w:rsidRDefault="00940981" w:rsidP="00661DB8">
            <w:pPr>
              <w:pStyle w:val="NoSpacing"/>
              <w:rPr>
                <w:ins w:id="54" w:author="Namal Mohottige" w:date="2021-07-07T16:03:00Z"/>
                <w:sz w:val="18"/>
                <w:szCs w:val="18"/>
              </w:rPr>
            </w:pPr>
            <w:ins w:id="55" w:author="Namal Mohottige" w:date="2021-07-07T16:05:00Z">
              <w:r>
                <w:rPr>
                  <w:sz w:val="18"/>
                  <w:szCs w:val="18"/>
                </w:rPr>
                <w:t>6</w:t>
              </w:r>
            </w:ins>
          </w:p>
        </w:tc>
      </w:tr>
      <w:tr w:rsidR="001F5B13" w14:paraId="045F3EA8" w14:textId="5A9310A9" w:rsidTr="4978BD61">
        <w:tc>
          <w:tcPr>
            <w:tcW w:w="1905" w:type="dxa"/>
          </w:tcPr>
          <w:p w14:paraId="1CB718E8" w14:textId="07D17EAA" w:rsidR="001F5B13" w:rsidRDefault="001F5B13" w:rsidP="00661DB8">
            <w:pPr>
              <w:pStyle w:val="NoSpacing"/>
              <w:rPr>
                <w:sz w:val="18"/>
                <w:szCs w:val="18"/>
              </w:rPr>
            </w:pPr>
            <w:r>
              <w:rPr>
                <w:sz w:val="18"/>
                <w:szCs w:val="18"/>
              </w:rPr>
              <w:lastRenderedPageBreak/>
              <w:t>CON TYPE</w:t>
            </w:r>
          </w:p>
        </w:tc>
        <w:tc>
          <w:tcPr>
            <w:tcW w:w="1726" w:type="dxa"/>
          </w:tcPr>
          <w:p w14:paraId="3743432A" w14:textId="2C7B3F57" w:rsidR="001F5B13" w:rsidRDefault="00A00AE4" w:rsidP="00661DB8">
            <w:pPr>
              <w:pStyle w:val="NoSpacing"/>
              <w:rPr>
                <w:sz w:val="18"/>
                <w:szCs w:val="18"/>
              </w:rPr>
            </w:pPr>
            <w:r>
              <w:rPr>
                <w:sz w:val="18"/>
                <w:szCs w:val="18"/>
              </w:rPr>
              <w:t xml:space="preserve">Task Template ID of </w:t>
            </w:r>
            <w:ins w:id="56" w:author="Namal Mohottige" w:date="2021-07-07T16:33:00Z">
              <w:r w:rsidR="00E72FE5">
                <w:rPr>
                  <w:sz w:val="18"/>
                  <w:szCs w:val="18"/>
                </w:rPr>
                <w:t xml:space="preserve">Repair </w:t>
              </w:r>
            </w:ins>
            <w:r>
              <w:rPr>
                <w:sz w:val="18"/>
                <w:szCs w:val="18"/>
              </w:rPr>
              <w:t>Work Order</w:t>
            </w:r>
          </w:p>
        </w:tc>
        <w:tc>
          <w:tcPr>
            <w:tcW w:w="2773" w:type="dxa"/>
          </w:tcPr>
          <w:p w14:paraId="2A7475A8" w14:textId="2576EA24" w:rsidR="001F5B13" w:rsidRDefault="00A00AE4" w:rsidP="00661DB8">
            <w:pPr>
              <w:pStyle w:val="NoSpacing"/>
              <w:rPr>
                <w:sz w:val="18"/>
                <w:szCs w:val="18"/>
              </w:rPr>
            </w:pPr>
            <w:r>
              <w:rPr>
                <w:sz w:val="18"/>
                <w:szCs w:val="18"/>
              </w:rPr>
              <w:t>First task template will be considered when there are multiple tasks exist</w:t>
            </w:r>
          </w:p>
        </w:tc>
        <w:tc>
          <w:tcPr>
            <w:tcW w:w="2612" w:type="dxa"/>
          </w:tcPr>
          <w:p w14:paraId="56F31B5B" w14:textId="6B8214AF" w:rsidR="001F5B13" w:rsidRDefault="001F5B13" w:rsidP="00661DB8">
            <w:pPr>
              <w:pStyle w:val="NoSpacing"/>
              <w:rPr>
                <w:sz w:val="18"/>
                <w:szCs w:val="18"/>
              </w:rPr>
            </w:pPr>
            <w:r>
              <w:rPr>
                <w:sz w:val="18"/>
                <w:szCs w:val="18"/>
              </w:rPr>
              <w:t>8</w:t>
            </w:r>
          </w:p>
        </w:tc>
      </w:tr>
      <w:tr w:rsidR="001F5B13" w14:paraId="7FAA2AFF" w14:textId="476D447B" w:rsidTr="4978BD61">
        <w:tc>
          <w:tcPr>
            <w:tcW w:w="1905" w:type="dxa"/>
          </w:tcPr>
          <w:p w14:paraId="4A2766E3" w14:textId="77777777" w:rsidR="001F5B13" w:rsidRDefault="001F5B13" w:rsidP="00661DB8">
            <w:pPr>
              <w:pStyle w:val="NoSpacing"/>
              <w:rPr>
                <w:ins w:id="57" w:author="Namal Mohottige" w:date="2021-07-07T16:26:00Z"/>
                <w:sz w:val="18"/>
                <w:szCs w:val="18"/>
              </w:rPr>
            </w:pPr>
            <w:del w:id="58" w:author="Namal Mohottige" w:date="2021-07-07T16:26:00Z">
              <w:r w:rsidDel="0013605A">
                <w:rPr>
                  <w:sz w:val="18"/>
                  <w:szCs w:val="18"/>
                </w:rPr>
                <w:delText>SERV ORD</w:delText>
              </w:r>
            </w:del>
          </w:p>
          <w:p w14:paraId="54F35460" w14:textId="5C2D3D07" w:rsidR="0013605A" w:rsidRDefault="0013605A" w:rsidP="00661DB8">
            <w:pPr>
              <w:pStyle w:val="NoSpacing"/>
              <w:rPr>
                <w:sz w:val="18"/>
                <w:szCs w:val="18"/>
              </w:rPr>
            </w:pPr>
            <w:ins w:id="59" w:author="Namal Mohottige" w:date="2021-07-07T16:26:00Z">
              <w:r>
                <w:rPr>
                  <w:sz w:val="18"/>
                  <w:szCs w:val="18"/>
                </w:rPr>
                <w:t>WORK ORDER</w:t>
              </w:r>
            </w:ins>
          </w:p>
        </w:tc>
        <w:tc>
          <w:tcPr>
            <w:tcW w:w="1726" w:type="dxa"/>
          </w:tcPr>
          <w:p w14:paraId="15F8BA33" w14:textId="6CDAC0E9" w:rsidR="001F5B13" w:rsidRDefault="001F5B13" w:rsidP="00661DB8">
            <w:pPr>
              <w:pStyle w:val="NoSpacing"/>
              <w:rPr>
                <w:sz w:val="18"/>
                <w:szCs w:val="18"/>
              </w:rPr>
            </w:pPr>
            <w:r>
              <w:rPr>
                <w:sz w:val="18"/>
                <w:szCs w:val="18"/>
              </w:rPr>
              <w:t>Work Order</w:t>
            </w:r>
            <w:ins w:id="60" w:author="Namal Mohottige" w:date="2021-07-07T16:27:00Z">
              <w:r w:rsidR="0013605A">
                <w:rPr>
                  <w:sz w:val="18"/>
                  <w:szCs w:val="18"/>
                </w:rPr>
                <w:t xml:space="preserve"> No</w:t>
              </w:r>
            </w:ins>
          </w:p>
        </w:tc>
        <w:tc>
          <w:tcPr>
            <w:tcW w:w="2773" w:type="dxa"/>
          </w:tcPr>
          <w:p w14:paraId="020BE968" w14:textId="3E15D9BF" w:rsidR="001F5B13" w:rsidRDefault="001F5B13" w:rsidP="00661DB8">
            <w:pPr>
              <w:pStyle w:val="NoSpacing"/>
              <w:rPr>
                <w:sz w:val="18"/>
                <w:szCs w:val="18"/>
              </w:rPr>
            </w:pPr>
            <w:r>
              <w:rPr>
                <w:sz w:val="18"/>
                <w:szCs w:val="18"/>
              </w:rPr>
              <w:t>Back to Base WO</w:t>
            </w:r>
            <w:r w:rsidR="00A00AE4">
              <w:rPr>
                <w:sz w:val="18"/>
                <w:szCs w:val="18"/>
              </w:rPr>
              <w:t xml:space="preserve"> (Parent Work Order No). Will be hardcoded to 99999</w:t>
            </w:r>
            <w:r w:rsidR="008B7560">
              <w:rPr>
                <w:sz w:val="18"/>
                <w:szCs w:val="18"/>
              </w:rPr>
              <w:t>9</w:t>
            </w:r>
            <w:r w:rsidR="00A00AE4">
              <w:rPr>
                <w:sz w:val="18"/>
                <w:szCs w:val="18"/>
              </w:rPr>
              <w:t xml:space="preserve"> when there is no parent work order</w:t>
            </w:r>
            <w:r w:rsidR="008B7560">
              <w:rPr>
                <w:sz w:val="18"/>
                <w:szCs w:val="18"/>
              </w:rPr>
              <w:t xml:space="preserve"> linked</w:t>
            </w:r>
          </w:p>
        </w:tc>
        <w:tc>
          <w:tcPr>
            <w:tcW w:w="2612" w:type="dxa"/>
          </w:tcPr>
          <w:p w14:paraId="45E8F508" w14:textId="3E05DE84" w:rsidR="001F5B13" w:rsidRDefault="00F440E1" w:rsidP="00661DB8">
            <w:pPr>
              <w:pStyle w:val="NoSpacing"/>
              <w:rPr>
                <w:sz w:val="18"/>
                <w:szCs w:val="18"/>
              </w:rPr>
            </w:pPr>
            <w:r>
              <w:rPr>
                <w:sz w:val="18"/>
                <w:szCs w:val="18"/>
              </w:rPr>
              <w:t>9</w:t>
            </w:r>
          </w:p>
        </w:tc>
      </w:tr>
      <w:tr w:rsidR="001F5B13" w14:paraId="10F0E985" w14:textId="150CFF49" w:rsidTr="4978BD61">
        <w:tc>
          <w:tcPr>
            <w:tcW w:w="1905" w:type="dxa"/>
          </w:tcPr>
          <w:p w14:paraId="4E8B263C" w14:textId="77777777" w:rsidR="001F5B13" w:rsidRDefault="001F5B13" w:rsidP="00661DB8">
            <w:pPr>
              <w:pStyle w:val="NoSpacing"/>
              <w:rPr>
                <w:ins w:id="61" w:author="Namal Mohottige" w:date="2021-07-07T16:26:00Z"/>
                <w:sz w:val="18"/>
                <w:szCs w:val="18"/>
              </w:rPr>
            </w:pPr>
            <w:del w:id="62" w:author="Namal Mohottige" w:date="2021-07-07T16:26:00Z">
              <w:r w:rsidDel="0013605A">
                <w:rPr>
                  <w:sz w:val="18"/>
                  <w:szCs w:val="18"/>
                </w:rPr>
                <w:delText>REC NO.</w:delText>
              </w:r>
            </w:del>
          </w:p>
          <w:p w14:paraId="3E407DDC" w14:textId="4BD9C111" w:rsidR="0013605A" w:rsidRDefault="0013605A" w:rsidP="00661DB8">
            <w:pPr>
              <w:pStyle w:val="NoSpacing"/>
              <w:rPr>
                <w:sz w:val="18"/>
                <w:szCs w:val="18"/>
              </w:rPr>
            </w:pPr>
            <w:ins w:id="63" w:author="Namal Mohottige" w:date="2021-07-07T16:26:00Z">
              <w:r>
                <w:rPr>
                  <w:sz w:val="18"/>
                  <w:szCs w:val="18"/>
                </w:rPr>
                <w:t>REPAIR WORK ORDER</w:t>
              </w:r>
            </w:ins>
          </w:p>
        </w:tc>
        <w:tc>
          <w:tcPr>
            <w:tcW w:w="1726" w:type="dxa"/>
          </w:tcPr>
          <w:p w14:paraId="4B293943" w14:textId="2E8E615A" w:rsidR="001F5B13" w:rsidRDefault="001F5B13" w:rsidP="00661DB8">
            <w:pPr>
              <w:pStyle w:val="NoSpacing"/>
              <w:rPr>
                <w:sz w:val="18"/>
                <w:szCs w:val="18"/>
              </w:rPr>
            </w:pPr>
            <w:r>
              <w:rPr>
                <w:sz w:val="18"/>
                <w:szCs w:val="18"/>
              </w:rPr>
              <w:t>Work Order</w:t>
            </w:r>
            <w:ins w:id="64" w:author="Namal Mohottige" w:date="2021-07-07T16:27:00Z">
              <w:r w:rsidR="0013605A">
                <w:rPr>
                  <w:sz w:val="18"/>
                  <w:szCs w:val="18"/>
                </w:rPr>
                <w:t xml:space="preserve"> No</w:t>
              </w:r>
            </w:ins>
          </w:p>
        </w:tc>
        <w:tc>
          <w:tcPr>
            <w:tcW w:w="2773" w:type="dxa"/>
          </w:tcPr>
          <w:p w14:paraId="07869F1A" w14:textId="273993B0" w:rsidR="001F5B13" w:rsidRDefault="001F5B13" w:rsidP="00661DB8">
            <w:pPr>
              <w:pStyle w:val="NoSpacing"/>
              <w:rPr>
                <w:sz w:val="18"/>
                <w:szCs w:val="18"/>
              </w:rPr>
            </w:pPr>
            <w:r>
              <w:rPr>
                <w:sz w:val="18"/>
                <w:szCs w:val="18"/>
              </w:rPr>
              <w:t>Service Repair WO</w:t>
            </w:r>
            <w:ins w:id="65" w:author="Namal Mohottige" w:date="2021-07-07T16:27:00Z">
              <w:r w:rsidR="0013605A">
                <w:rPr>
                  <w:sz w:val="18"/>
                  <w:szCs w:val="18"/>
                </w:rPr>
                <w:t xml:space="preserve"> </w:t>
              </w:r>
            </w:ins>
          </w:p>
        </w:tc>
        <w:tc>
          <w:tcPr>
            <w:tcW w:w="2612" w:type="dxa"/>
          </w:tcPr>
          <w:p w14:paraId="2EAA6305" w14:textId="740BCF58" w:rsidR="001F5B13" w:rsidRDefault="00F440E1" w:rsidP="00661DB8">
            <w:pPr>
              <w:pStyle w:val="NoSpacing"/>
              <w:rPr>
                <w:sz w:val="18"/>
                <w:szCs w:val="18"/>
              </w:rPr>
            </w:pPr>
            <w:r>
              <w:rPr>
                <w:sz w:val="18"/>
                <w:szCs w:val="18"/>
              </w:rPr>
              <w:t>10</w:t>
            </w:r>
          </w:p>
        </w:tc>
      </w:tr>
      <w:tr w:rsidR="001F5B13" w14:paraId="2EA58172" w14:textId="59A585F0" w:rsidTr="4978BD61">
        <w:tc>
          <w:tcPr>
            <w:tcW w:w="1905" w:type="dxa"/>
          </w:tcPr>
          <w:p w14:paraId="7D2AED72" w14:textId="4010D391" w:rsidR="001F5B13" w:rsidRDefault="00F440E1" w:rsidP="00661DB8">
            <w:pPr>
              <w:pStyle w:val="NoSpacing"/>
              <w:rPr>
                <w:sz w:val="18"/>
                <w:szCs w:val="18"/>
              </w:rPr>
            </w:pPr>
            <w:r>
              <w:rPr>
                <w:sz w:val="18"/>
                <w:szCs w:val="18"/>
              </w:rPr>
              <w:t>Bar Code</w:t>
            </w:r>
          </w:p>
        </w:tc>
        <w:tc>
          <w:tcPr>
            <w:tcW w:w="1726" w:type="dxa"/>
          </w:tcPr>
          <w:p w14:paraId="72E41703" w14:textId="5F3303DA" w:rsidR="001F5B13" w:rsidRDefault="00191F69" w:rsidP="00661DB8">
            <w:pPr>
              <w:pStyle w:val="NoSpacing"/>
              <w:rPr>
                <w:sz w:val="18"/>
                <w:szCs w:val="18"/>
              </w:rPr>
            </w:pPr>
            <w:r>
              <w:rPr>
                <w:sz w:val="18"/>
                <w:szCs w:val="18"/>
              </w:rPr>
              <w:t xml:space="preserve">New </w:t>
            </w:r>
          </w:p>
        </w:tc>
        <w:tc>
          <w:tcPr>
            <w:tcW w:w="2773" w:type="dxa"/>
          </w:tcPr>
          <w:p w14:paraId="3353BDCF" w14:textId="307B142D" w:rsidR="001F5B13" w:rsidRDefault="00F440E1" w:rsidP="00661DB8">
            <w:pPr>
              <w:pStyle w:val="NoSpacing"/>
              <w:rPr>
                <w:sz w:val="18"/>
                <w:szCs w:val="18"/>
              </w:rPr>
            </w:pPr>
            <w:r>
              <w:rPr>
                <w:sz w:val="18"/>
                <w:szCs w:val="18"/>
              </w:rPr>
              <w:t>Work order detail</w:t>
            </w:r>
            <w:r w:rsidR="00191F69">
              <w:rPr>
                <w:sz w:val="18"/>
                <w:szCs w:val="18"/>
              </w:rPr>
              <w:t xml:space="preserve"> captured in Bar Code</w:t>
            </w:r>
          </w:p>
        </w:tc>
        <w:tc>
          <w:tcPr>
            <w:tcW w:w="2612" w:type="dxa"/>
          </w:tcPr>
          <w:p w14:paraId="3E104132" w14:textId="3E87C3A0" w:rsidR="001F5B13" w:rsidRDefault="00F440E1" w:rsidP="00661DB8">
            <w:pPr>
              <w:pStyle w:val="NoSpacing"/>
              <w:rPr>
                <w:sz w:val="18"/>
                <w:szCs w:val="18"/>
              </w:rPr>
            </w:pPr>
            <w:r>
              <w:rPr>
                <w:sz w:val="18"/>
                <w:szCs w:val="18"/>
              </w:rPr>
              <w:t>13</w:t>
            </w:r>
          </w:p>
        </w:tc>
      </w:tr>
      <w:tr w:rsidR="001F5B13" w14:paraId="1421BABD" w14:textId="10A2026B" w:rsidTr="4978BD61">
        <w:tc>
          <w:tcPr>
            <w:tcW w:w="1905" w:type="dxa"/>
          </w:tcPr>
          <w:p w14:paraId="7E2A5C63" w14:textId="7DAC651D" w:rsidR="001F5B13" w:rsidRDefault="001F5B13" w:rsidP="00661DB8">
            <w:pPr>
              <w:pStyle w:val="NoSpacing"/>
              <w:rPr>
                <w:sz w:val="18"/>
                <w:szCs w:val="18"/>
              </w:rPr>
            </w:pPr>
            <w:r>
              <w:rPr>
                <w:sz w:val="18"/>
                <w:szCs w:val="18"/>
              </w:rPr>
              <w:t>RET TYPE</w:t>
            </w:r>
          </w:p>
        </w:tc>
        <w:tc>
          <w:tcPr>
            <w:tcW w:w="1726" w:type="dxa"/>
          </w:tcPr>
          <w:p w14:paraId="3A273E7F" w14:textId="11ADD943" w:rsidR="001F5B13" w:rsidRDefault="008B7560" w:rsidP="00661DB8">
            <w:pPr>
              <w:pStyle w:val="NoSpacing"/>
              <w:rPr>
                <w:sz w:val="18"/>
                <w:szCs w:val="18"/>
              </w:rPr>
            </w:pPr>
            <w:r>
              <w:rPr>
                <w:sz w:val="18"/>
                <w:szCs w:val="18"/>
              </w:rPr>
              <w:t>Customer Group Description from Customer</w:t>
            </w:r>
          </w:p>
        </w:tc>
        <w:tc>
          <w:tcPr>
            <w:tcW w:w="2773" w:type="dxa"/>
          </w:tcPr>
          <w:p w14:paraId="0E9563C8" w14:textId="069E02F7" w:rsidR="001F5B13" w:rsidRDefault="001F5B13" w:rsidP="00661DB8">
            <w:pPr>
              <w:pStyle w:val="NoSpacing"/>
              <w:rPr>
                <w:sz w:val="18"/>
                <w:szCs w:val="18"/>
              </w:rPr>
            </w:pPr>
            <w:r>
              <w:rPr>
                <w:sz w:val="18"/>
                <w:szCs w:val="18"/>
              </w:rPr>
              <w:t xml:space="preserve">Return Type </w:t>
            </w:r>
            <w:r w:rsidR="00F06D7A">
              <w:rPr>
                <w:sz w:val="18"/>
                <w:szCs w:val="18"/>
              </w:rPr>
              <w:t xml:space="preserve">UK or Export identified by </w:t>
            </w:r>
            <w:r w:rsidR="00191F69">
              <w:rPr>
                <w:sz w:val="18"/>
                <w:szCs w:val="18"/>
              </w:rPr>
              <w:t xml:space="preserve">Customer </w:t>
            </w:r>
            <w:r w:rsidR="002929B5">
              <w:rPr>
                <w:sz w:val="18"/>
                <w:szCs w:val="18"/>
              </w:rPr>
              <w:t xml:space="preserve">Groups? </w:t>
            </w:r>
          </w:p>
        </w:tc>
        <w:tc>
          <w:tcPr>
            <w:tcW w:w="2612" w:type="dxa"/>
          </w:tcPr>
          <w:p w14:paraId="324381E3" w14:textId="6823B2B0" w:rsidR="001F5B13" w:rsidRDefault="001F5B13" w:rsidP="00661DB8">
            <w:pPr>
              <w:pStyle w:val="NoSpacing"/>
              <w:rPr>
                <w:sz w:val="18"/>
                <w:szCs w:val="18"/>
              </w:rPr>
            </w:pPr>
            <w:r>
              <w:rPr>
                <w:sz w:val="18"/>
                <w:szCs w:val="18"/>
              </w:rPr>
              <w:t>7</w:t>
            </w:r>
          </w:p>
        </w:tc>
      </w:tr>
      <w:tr w:rsidR="001F5B13" w14:paraId="72B63634" w14:textId="62DAB216" w:rsidTr="4978BD61">
        <w:tc>
          <w:tcPr>
            <w:tcW w:w="1905" w:type="dxa"/>
          </w:tcPr>
          <w:p w14:paraId="662CFE25" w14:textId="534A5337" w:rsidR="001F5B13" w:rsidRDefault="001F5B13" w:rsidP="00661DB8">
            <w:pPr>
              <w:pStyle w:val="NoSpacing"/>
              <w:rPr>
                <w:sz w:val="18"/>
                <w:szCs w:val="18"/>
              </w:rPr>
            </w:pPr>
            <w:r>
              <w:rPr>
                <w:sz w:val="18"/>
                <w:szCs w:val="18"/>
              </w:rPr>
              <w:t>WARANTY</w:t>
            </w:r>
          </w:p>
        </w:tc>
        <w:tc>
          <w:tcPr>
            <w:tcW w:w="1726" w:type="dxa"/>
          </w:tcPr>
          <w:p w14:paraId="671EB0E6" w14:textId="24F0F4AB" w:rsidR="001F5B13" w:rsidRDefault="002A6D0A" w:rsidP="00661DB8">
            <w:pPr>
              <w:pStyle w:val="NoSpacing"/>
              <w:rPr>
                <w:sz w:val="18"/>
                <w:szCs w:val="18"/>
              </w:rPr>
            </w:pPr>
            <w:r>
              <w:rPr>
                <w:sz w:val="18"/>
                <w:szCs w:val="18"/>
              </w:rPr>
              <w:t>Tunstall Warranty Custom Field</w:t>
            </w:r>
          </w:p>
        </w:tc>
        <w:tc>
          <w:tcPr>
            <w:tcW w:w="2773" w:type="dxa"/>
          </w:tcPr>
          <w:p w14:paraId="1F755122" w14:textId="32428EF3" w:rsidR="001F5B13" w:rsidRDefault="001F5B13" w:rsidP="00661DB8">
            <w:pPr>
              <w:pStyle w:val="NoSpacing"/>
              <w:rPr>
                <w:sz w:val="18"/>
                <w:szCs w:val="18"/>
              </w:rPr>
            </w:pPr>
            <w:r>
              <w:rPr>
                <w:sz w:val="18"/>
                <w:szCs w:val="18"/>
              </w:rPr>
              <w:t>Calculation from serial number</w:t>
            </w:r>
          </w:p>
        </w:tc>
        <w:tc>
          <w:tcPr>
            <w:tcW w:w="2612" w:type="dxa"/>
          </w:tcPr>
          <w:p w14:paraId="7AEEE0E9" w14:textId="5543984C" w:rsidR="001F5B13" w:rsidRDefault="001F5B13" w:rsidP="00661DB8">
            <w:pPr>
              <w:pStyle w:val="NoSpacing"/>
              <w:rPr>
                <w:sz w:val="18"/>
                <w:szCs w:val="18"/>
              </w:rPr>
            </w:pPr>
            <w:r>
              <w:rPr>
                <w:sz w:val="18"/>
                <w:szCs w:val="18"/>
              </w:rPr>
              <w:t>11</w:t>
            </w:r>
          </w:p>
        </w:tc>
      </w:tr>
      <w:tr w:rsidR="001F5B13" w14:paraId="6A1F2F47" w14:textId="39375291" w:rsidTr="4978BD61">
        <w:tc>
          <w:tcPr>
            <w:tcW w:w="1905" w:type="dxa"/>
          </w:tcPr>
          <w:p w14:paraId="73336BBF" w14:textId="04DB20AE" w:rsidR="001F5B13" w:rsidRDefault="001F5B13" w:rsidP="00661DB8">
            <w:pPr>
              <w:pStyle w:val="NoSpacing"/>
              <w:rPr>
                <w:sz w:val="18"/>
                <w:szCs w:val="18"/>
              </w:rPr>
            </w:pPr>
            <w:r>
              <w:rPr>
                <w:sz w:val="18"/>
                <w:szCs w:val="18"/>
              </w:rPr>
              <w:t>RTN NO.</w:t>
            </w:r>
          </w:p>
        </w:tc>
        <w:tc>
          <w:tcPr>
            <w:tcW w:w="1726" w:type="dxa"/>
          </w:tcPr>
          <w:p w14:paraId="16B966EB" w14:textId="77777777" w:rsidR="001F5B13" w:rsidRDefault="001F5B13" w:rsidP="00661DB8">
            <w:pPr>
              <w:pStyle w:val="NoSpacing"/>
              <w:rPr>
                <w:sz w:val="18"/>
                <w:szCs w:val="18"/>
              </w:rPr>
            </w:pPr>
          </w:p>
        </w:tc>
        <w:tc>
          <w:tcPr>
            <w:tcW w:w="2773" w:type="dxa"/>
          </w:tcPr>
          <w:p w14:paraId="61ADF865" w14:textId="15160221" w:rsidR="001F5B13" w:rsidRDefault="001F5B13" w:rsidP="00661DB8">
            <w:pPr>
              <w:pStyle w:val="NoSpacing"/>
              <w:rPr>
                <w:sz w:val="18"/>
                <w:szCs w:val="18"/>
              </w:rPr>
            </w:pPr>
            <w:r>
              <w:rPr>
                <w:sz w:val="18"/>
                <w:szCs w:val="18"/>
              </w:rPr>
              <w:t>Not Required</w:t>
            </w:r>
          </w:p>
        </w:tc>
        <w:tc>
          <w:tcPr>
            <w:tcW w:w="2612" w:type="dxa"/>
          </w:tcPr>
          <w:p w14:paraId="1A674B56" w14:textId="4FCDE468" w:rsidR="001F5B13" w:rsidRDefault="001F5B13" w:rsidP="00661DB8">
            <w:pPr>
              <w:pStyle w:val="NoSpacing"/>
              <w:rPr>
                <w:sz w:val="18"/>
                <w:szCs w:val="18"/>
              </w:rPr>
            </w:pPr>
            <w:r>
              <w:rPr>
                <w:sz w:val="18"/>
                <w:szCs w:val="18"/>
              </w:rPr>
              <w:t>12</w:t>
            </w:r>
          </w:p>
        </w:tc>
      </w:tr>
      <w:tr w:rsidR="001F5B13" w14:paraId="09EE7CCB" w14:textId="07C1E0BC" w:rsidTr="4978BD61">
        <w:tc>
          <w:tcPr>
            <w:tcW w:w="1905" w:type="dxa"/>
          </w:tcPr>
          <w:p w14:paraId="685E5C43" w14:textId="644F9192" w:rsidR="001F5B13" w:rsidRDefault="001F5B13" w:rsidP="00661DB8">
            <w:pPr>
              <w:pStyle w:val="NoSpacing"/>
              <w:rPr>
                <w:sz w:val="18"/>
                <w:szCs w:val="18"/>
              </w:rPr>
            </w:pPr>
            <w:r>
              <w:rPr>
                <w:sz w:val="18"/>
                <w:szCs w:val="18"/>
              </w:rPr>
              <w:t>ACCESSORIES</w:t>
            </w:r>
          </w:p>
        </w:tc>
        <w:tc>
          <w:tcPr>
            <w:tcW w:w="1726" w:type="dxa"/>
          </w:tcPr>
          <w:p w14:paraId="070655CD" w14:textId="1011C932" w:rsidR="001F5B13" w:rsidRDefault="00A00AE4" w:rsidP="00DE2FAD">
            <w:pPr>
              <w:pStyle w:val="NoSpacing"/>
              <w:rPr>
                <w:sz w:val="18"/>
                <w:szCs w:val="18"/>
              </w:rPr>
            </w:pPr>
            <w:r>
              <w:rPr>
                <w:sz w:val="18"/>
                <w:szCs w:val="18"/>
              </w:rPr>
              <w:t>See the Custom Fields highlighted below</w:t>
            </w:r>
          </w:p>
        </w:tc>
        <w:tc>
          <w:tcPr>
            <w:tcW w:w="2773" w:type="dxa"/>
          </w:tcPr>
          <w:p w14:paraId="19165CB0" w14:textId="67E58FAB" w:rsidR="001F5B13" w:rsidRDefault="00F440E1" w:rsidP="00661DB8">
            <w:pPr>
              <w:pStyle w:val="NoSpacing"/>
              <w:rPr>
                <w:sz w:val="18"/>
                <w:szCs w:val="18"/>
              </w:rPr>
            </w:pPr>
            <w:r>
              <w:rPr>
                <w:sz w:val="18"/>
                <w:szCs w:val="18"/>
              </w:rPr>
              <w:t>Captures returned accessories listed</w:t>
            </w:r>
            <w:r w:rsidR="00A00AE4">
              <w:rPr>
                <w:sz w:val="18"/>
                <w:szCs w:val="18"/>
              </w:rPr>
              <w:t>. Only customer return items will have accessories</w:t>
            </w:r>
          </w:p>
        </w:tc>
        <w:tc>
          <w:tcPr>
            <w:tcW w:w="2612" w:type="dxa"/>
          </w:tcPr>
          <w:p w14:paraId="33D75281" w14:textId="07E7C343" w:rsidR="001F5B13" w:rsidRDefault="002929B5" w:rsidP="00661DB8">
            <w:pPr>
              <w:pStyle w:val="NoSpacing"/>
              <w:rPr>
                <w:sz w:val="18"/>
                <w:szCs w:val="18"/>
              </w:rPr>
            </w:pPr>
            <w:r>
              <w:rPr>
                <w:sz w:val="18"/>
                <w:szCs w:val="18"/>
              </w:rPr>
              <w:t>14</w:t>
            </w:r>
          </w:p>
        </w:tc>
      </w:tr>
      <w:tr w:rsidR="00DB7999" w14:paraId="13B504A6" w14:textId="77777777" w:rsidTr="4978BD61">
        <w:tc>
          <w:tcPr>
            <w:tcW w:w="1905" w:type="dxa"/>
          </w:tcPr>
          <w:p w14:paraId="67E84C8B" w14:textId="5840EA71" w:rsidR="00DB7999" w:rsidRDefault="00DB7999" w:rsidP="00661DB8">
            <w:pPr>
              <w:pStyle w:val="NoSpacing"/>
              <w:rPr>
                <w:sz w:val="18"/>
                <w:szCs w:val="18"/>
              </w:rPr>
            </w:pPr>
            <w:r>
              <w:rPr>
                <w:sz w:val="18"/>
                <w:szCs w:val="18"/>
              </w:rPr>
              <w:t>ORIGINAL TRIGGER</w:t>
            </w:r>
          </w:p>
        </w:tc>
        <w:tc>
          <w:tcPr>
            <w:tcW w:w="1726" w:type="dxa"/>
          </w:tcPr>
          <w:p w14:paraId="55CD5414" w14:textId="6C0CB157" w:rsidR="00DB7999" w:rsidRDefault="00A00AE4" w:rsidP="00DE2FAD">
            <w:pPr>
              <w:pStyle w:val="NoSpacing"/>
              <w:rPr>
                <w:sz w:val="18"/>
                <w:szCs w:val="18"/>
              </w:rPr>
            </w:pPr>
            <w:r>
              <w:rPr>
                <w:sz w:val="18"/>
                <w:szCs w:val="18"/>
              </w:rPr>
              <w:t>See the Custom Field highlighted below</w:t>
            </w:r>
          </w:p>
        </w:tc>
        <w:tc>
          <w:tcPr>
            <w:tcW w:w="2773" w:type="dxa"/>
          </w:tcPr>
          <w:p w14:paraId="411F547D" w14:textId="77777777" w:rsidR="00DB7999" w:rsidRDefault="00DB7999" w:rsidP="00661DB8">
            <w:pPr>
              <w:pStyle w:val="NoSpacing"/>
              <w:rPr>
                <w:sz w:val="18"/>
                <w:szCs w:val="18"/>
              </w:rPr>
            </w:pPr>
          </w:p>
        </w:tc>
        <w:tc>
          <w:tcPr>
            <w:tcW w:w="2612" w:type="dxa"/>
          </w:tcPr>
          <w:p w14:paraId="69F9155A" w14:textId="747A7E5F" w:rsidR="00DB7999" w:rsidRDefault="00A00AE4" w:rsidP="00661DB8">
            <w:pPr>
              <w:pStyle w:val="NoSpacing"/>
              <w:rPr>
                <w:sz w:val="18"/>
                <w:szCs w:val="18"/>
              </w:rPr>
            </w:pPr>
            <w:r>
              <w:rPr>
                <w:sz w:val="18"/>
                <w:szCs w:val="18"/>
              </w:rPr>
              <w:t>15</w:t>
            </w:r>
          </w:p>
        </w:tc>
      </w:tr>
      <w:tr w:rsidR="00D41CA7" w14:paraId="302FF0B5" w14:textId="77777777" w:rsidTr="4978BD61">
        <w:tc>
          <w:tcPr>
            <w:tcW w:w="1905" w:type="dxa"/>
          </w:tcPr>
          <w:p w14:paraId="22F28CE0" w14:textId="685DC8C6" w:rsidR="00D41CA7" w:rsidRDefault="00D41CA7" w:rsidP="00661DB8">
            <w:pPr>
              <w:pStyle w:val="NoSpacing"/>
              <w:rPr>
                <w:sz w:val="18"/>
                <w:szCs w:val="18"/>
              </w:rPr>
            </w:pPr>
            <w:r>
              <w:rPr>
                <w:sz w:val="18"/>
                <w:szCs w:val="18"/>
              </w:rPr>
              <w:t>OTHER INFO</w:t>
            </w:r>
          </w:p>
        </w:tc>
        <w:tc>
          <w:tcPr>
            <w:tcW w:w="1726" w:type="dxa"/>
          </w:tcPr>
          <w:p w14:paraId="4E132CFD" w14:textId="2C39D429" w:rsidR="00D41CA7" w:rsidRDefault="0088778E" w:rsidP="00DE2FAD">
            <w:pPr>
              <w:pStyle w:val="NoSpacing"/>
              <w:rPr>
                <w:sz w:val="18"/>
                <w:szCs w:val="18"/>
              </w:rPr>
            </w:pPr>
            <w:r>
              <w:rPr>
                <w:sz w:val="18"/>
                <w:szCs w:val="18"/>
              </w:rPr>
              <w:t xml:space="preserve">Fault </w:t>
            </w:r>
            <w:proofErr w:type="spellStart"/>
            <w:r>
              <w:rPr>
                <w:sz w:val="18"/>
                <w:szCs w:val="18"/>
              </w:rPr>
              <w:t>Desc</w:t>
            </w:r>
            <w:proofErr w:type="spellEnd"/>
            <w:r>
              <w:rPr>
                <w:sz w:val="18"/>
                <w:szCs w:val="18"/>
              </w:rPr>
              <w:t xml:space="preserve"> from Prepare Work Order | General Tab</w:t>
            </w:r>
          </w:p>
        </w:tc>
        <w:tc>
          <w:tcPr>
            <w:tcW w:w="2773" w:type="dxa"/>
          </w:tcPr>
          <w:p w14:paraId="50B1C7EA" w14:textId="589504A4" w:rsidR="00D41CA7" w:rsidRDefault="00D41CA7" w:rsidP="00661DB8">
            <w:pPr>
              <w:pStyle w:val="NoSpacing"/>
              <w:rPr>
                <w:sz w:val="18"/>
                <w:szCs w:val="18"/>
              </w:rPr>
            </w:pPr>
          </w:p>
        </w:tc>
        <w:tc>
          <w:tcPr>
            <w:tcW w:w="2612" w:type="dxa"/>
          </w:tcPr>
          <w:p w14:paraId="4F4F4C53" w14:textId="08128A5C" w:rsidR="00D41CA7" w:rsidRDefault="00A00AE4" w:rsidP="00661DB8">
            <w:pPr>
              <w:pStyle w:val="NoSpacing"/>
              <w:rPr>
                <w:sz w:val="18"/>
                <w:szCs w:val="18"/>
              </w:rPr>
            </w:pPr>
            <w:r>
              <w:rPr>
                <w:sz w:val="18"/>
                <w:szCs w:val="18"/>
              </w:rPr>
              <w:t>15</w:t>
            </w:r>
          </w:p>
        </w:tc>
      </w:tr>
    </w:tbl>
    <w:p w14:paraId="6FF53E10" w14:textId="77777777" w:rsidR="006A3B55" w:rsidRDefault="006A3B55" w:rsidP="00661DB8">
      <w:pPr>
        <w:pStyle w:val="NoSpacing"/>
        <w:rPr>
          <w:sz w:val="18"/>
          <w:szCs w:val="18"/>
        </w:rPr>
      </w:pPr>
    </w:p>
    <w:p w14:paraId="20E5901B" w14:textId="7D92838C" w:rsidR="00A00AE4" w:rsidRDefault="00A00AE4" w:rsidP="00A00AE4">
      <w:r>
        <w:rPr>
          <w:b/>
          <w:bCs/>
          <w:noProof/>
          <w:u w:val="single"/>
          <w:lang w:eastAsia="en-GB" w:bidi="si-LK"/>
        </w:rPr>
        <mc:AlternateContent>
          <mc:Choice Requires="wps">
            <w:drawing>
              <wp:anchor distT="0" distB="0" distL="114300" distR="114300" simplePos="0" relativeHeight="251702272" behindDoc="0" locked="0" layoutInCell="1" allowOverlap="1" wp14:anchorId="78CD8698" wp14:editId="3EAE3079">
                <wp:simplePos x="0" y="0"/>
                <wp:positionH relativeFrom="column">
                  <wp:posOffset>117355</wp:posOffset>
                </wp:positionH>
                <wp:positionV relativeFrom="paragraph">
                  <wp:posOffset>1368520</wp:posOffset>
                </wp:positionV>
                <wp:extent cx="1070875" cy="2254216"/>
                <wp:effectExtent l="0" t="38100" r="53340" b="32385"/>
                <wp:wrapNone/>
                <wp:docPr id="23" name="Straight Arrow Connector 23"/>
                <wp:cNvGraphicFramePr/>
                <a:graphic xmlns:a="http://schemas.openxmlformats.org/drawingml/2006/main">
                  <a:graphicData uri="http://schemas.microsoft.com/office/word/2010/wordprocessingShape">
                    <wps:wsp>
                      <wps:cNvCnPr/>
                      <wps:spPr>
                        <a:xfrm flipV="1">
                          <a:off x="0" y="0"/>
                          <a:ext cx="1070875" cy="2254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75B594D3">
              <v:shapetype id="_x0000_t32" coordsize="21600,21600" o:oned="t" filled="f" o:spt="32" path="m,l21600,21600e" w14:anchorId="1C62195B">
                <v:path fillok="f" arrowok="t" o:connecttype="none"/>
                <o:lock v:ext="edit" shapetype="t"/>
              </v:shapetype>
              <v:shape id="Straight Arrow Connector 23" style="position:absolute;margin-left:9.25pt;margin-top:107.75pt;width:84.3pt;height:177.5pt;flip:y;z-index:25170227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">
                <v:stroke joinstyle="miter" endarrow="block"/>
              </v:shape>
            </w:pict>
          </mc:Fallback>
        </mc:AlternateContent>
      </w:r>
      <w:r w:rsidRPr="00F5658A">
        <w:rPr>
          <w:b/>
          <w:bCs/>
          <w:noProof/>
          <w:u w:val="single"/>
          <w:lang w:eastAsia="en-GB" w:bidi="si-LK"/>
        </w:rPr>
        <w:drawing>
          <wp:inline distT="0" distB="0" distL="0" distR="0" wp14:anchorId="2CCA4D0C" wp14:editId="67FA814D">
            <wp:extent cx="5731510" cy="34245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24555"/>
                    </a:xfrm>
                    <a:prstGeom prst="rect">
                      <a:avLst/>
                    </a:prstGeom>
                  </pic:spPr>
                </pic:pic>
              </a:graphicData>
            </a:graphic>
          </wp:inline>
        </w:drawing>
      </w:r>
    </w:p>
    <w:p w14:paraId="21D61402" w14:textId="77777777" w:rsidR="00A00AE4" w:rsidRDefault="00A00AE4" w:rsidP="00A00AE4">
      <w:r>
        <w:t>3,4 – Part No and Serial No</w:t>
      </w:r>
    </w:p>
    <w:p w14:paraId="46878A51" w14:textId="77777777" w:rsidR="00A00AE4" w:rsidRDefault="00A00AE4" w:rsidP="00A00AE4">
      <w:r>
        <w:rPr>
          <w:noProof/>
          <w:lang w:eastAsia="en-GB" w:bidi="si-LK"/>
        </w:rPr>
        <w:lastRenderedPageBreak/>
        <mc:AlternateContent>
          <mc:Choice Requires="wps">
            <w:drawing>
              <wp:anchor distT="0" distB="0" distL="114300" distR="114300" simplePos="0" relativeHeight="251704320" behindDoc="0" locked="0" layoutInCell="1" allowOverlap="1" wp14:anchorId="127BC90E" wp14:editId="31DCE352">
                <wp:simplePos x="0" y="0"/>
                <wp:positionH relativeFrom="column">
                  <wp:posOffset>33371</wp:posOffset>
                </wp:positionH>
                <wp:positionV relativeFrom="paragraph">
                  <wp:posOffset>1300605</wp:posOffset>
                </wp:positionV>
                <wp:extent cx="1765393" cy="1858835"/>
                <wp:effectExtent l="0" t="38100" r="63500" b="27305"/>
                <wp:wrapNone/>
                <wp:docPr id="30" name="Straight Arrow Connector 30"/>
                <wp:cNvGraphicFramePr/>
                <a:graphic xmlns:a="http://schemas.openxmlformats.org/drawingml/2006/main">
                  <a:graphicData uri="http://schemas.microsoft.com/office/word/2010/wordprocessingShape">
                    <wps:wsp>
                      <wps:cNvCnPr/>
                      <wps:spPr>
                        <a:xfrm flipV="1">
                          <a:off x="0" y="0"/>
                          <a:ext cx="1765393" cy="1858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141259C">
              <v:shape id="Straight Arrow Connector 30" style="position:absolute;margin-left:2.65pt;margin-top:102.4pt;width:139pt;height:146.35pt;flip:y;z-index:25170432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" w14:anchorId="2BD201E4">
                <v:stroke joinstyle="miter" endarrow="block"/>
              </v:shape>
            </w:pict>
          </mc:Fallback>
        </mc:AlternateContent>
      </w:r>
      <w:r w:rsidRPr="007B75A9">
        <w:rPr>
          <w:noProof/>
          <w:lang w:eastAsia="en-GB" w:bidi="si-LK"/>
        </w:rPr>
        <w:drawing>
          <wp:inline distT="0" distB="0" distL="0" distR="0" wp14:anchorId="02099457" wp14:editId="448C6F06">
            <wp:extent cx="5731510" cy="30099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09900"/>
                    </a:xfrm>
                    <a:prstGeom prst="rect">
                      <a:avLst/>
                    </a:prstGeom>
                  </pic:spPr>
                </pic:pic>
              </a:graphicData>
            </a:graphic>
          </wp:inline>
        </w:drawing>
      </w:r>
    </w:p>
    <w:p w14:paraId="58D22FAC" w14:textId="4AD3CEB7" w:rsidR="00A00AE4" w:rsidRDefault="00A00AE4" w:rsidP="00A00AE4">
      <w:r>
        <w:t>7 – RET TYPE</w:t>
      </w:r>
    </w:p>
    <w:p w14:paraId="6347E87A" w14:textId="77777777" w:rsidR="00A00AE4" w:rsidRDefault="00A00AE4" w:rsidP="00661DB8">
      <w:pPr>
        <w:pStyle w:val="NoSpacing"/>
        <w:rPr>
          <w:sz w:val="18"/>
          <w:szCs w:val="18"/>
        </w:rPr>
      </w:pPr>
    </w:p>
    <w:p w14:paraId="63DF6A0B" w14:textId="7BB304F6" w:rsidR="00661DB8" w:rsidRDefault="002125AC" w:rsidP="00661DB8">
      <w:pPr>
        <w:pStyle w:val="NoSpacing"/>
        <w:rPr>
          <w:sz w:val="18"/>
          <w:szCs w:val="18"/>
        </w:rPr>
      </w:pPr>
      <w:r>
        <w:rPr>
          <w:noProof/>
          <w:lang w:eastAsia="en-GB" w:bidi="si-LK"/>
        </w:rPr>
        <mc:AlternateContent>
          <mc:Choice Requires="wps">
            <w:drawing>
              <wp:anchor distT="0" distB="0" distL="114300" distR="114300" simplePos="0" relativeHeight="251691008" behindDoc="0" locked="0" layoutInCell="1" allowOverlap="1" wp14:anchorId="617C7ABD" wp14:editId="432A0037">
                <wp:simplePos x="0" y="0"/>
                <wp:positionH relativeFrom="column">
                  <wp:posOffset>400466</wp:posOffset>
                </wp:positionH>
                <wp:positionV relativeFrom="paragraph">
                  <wp:posOffset>376272</wp:posOffset>
                </wp:positionV>
                <wp:extent cx="3283831" cy="767562"/>
                <wp:effectExtent l="38100" t="57150" r="12065" b="33020"/>
                <wp:wrapNone/>
                <wp:docPr id="8" name="Straight Arrow Connector 8"/>
                <wp:cNvGraphicFramePr/>
                <a:graphic xmlns:a="http://schemas.openxmlformats.org/drawingml/2006/main">
                  <a:graphicData uri="http://schemas.microsoft.com/office/word/2010/wordprocessingShape">
                    <wps:wsp>
                      <wps:cNvCnPr/>
                      <wps:spPr>
                        <a:xfrm flipH="1" flipV="1">
                          <a:off x="0" y="0"/>
                          <a:ext cx="3283831" cy="767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6C627CA">
              <v:shapetype id="_x0000_t32" coordsize="21600,21600" o:oned="t" filled="f" o:spt="32" path="m,l21600,21600e" w14:anchorId="0DF5780B">
                <v:path fillok="f" arrowok="t" o:connecttype="none"/>
                <o:lock v:ext="edit" shapetype="t"/>
              </v:shapetype>
              <v:shape id="Straight Arrow Connector 8" style="position:absolute;margin-left:31.55pt;margin-top:29.65pt;width:258.55pt;height:60.4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">
                <v:stroke joinstyle="miter" endarrow="block"/>
              </v:shape>
            </w:pict>
          </mc:Fallback>
        </mc:AlternateContent>
      </w:r>
      <w:r w:rsidR="00191F69">
        <w:rPr>
          <w:noProof/>
          <w:lang w:eastAsia="en-GB" w:bidi="si-LK"/>
        </w:rPr>
        <mc:AlternateContent>
          <mc:Choice Requires="wps">
            <w:drawing>
              <wp:anchor distT="0" distB="0" distL="114300" distR="114300" simplePos="0" relativeHeight="251680768" behindDoc="0" locked="0" layoutInCell="1" allowOverlap="1" wp14:anchorId="2757959C" wp14:editId="1DD2455C">
                <wp:simplePos x="0" y="0"/>
                <wp:positionH relativeFrom="margin">
                  <wp:align>center</wp:align>
                </wp:positionH>
                <wp:positionV relativeFrom="paragraph">
                  <wp:posOffset>843254</wp:posOffset>
                </wp:positionV>
                <wp:extent cx="1234745" cy="328981"/>
                <wp:effectExtent l="38100" t="57150" r="22860" b="33020"/>
                <wp:wrapNone/>
                <wp:docPr id="53" name="Straight Arrow Connector 53"/>
                <wp:cNvGraphicFramePr/>
                <a:graphic xmlns:a="http://schemas.openxmlformats.org/drawingml/2006/main">
                  <a:graphicData uri="http://schemas.microsoft.com/office/word/2010/wordprocessingShape">
                    <wps:wsp>
                      <wps:cNvCnPr/>
                      <wps:spPr>
                        <a:xfrm flipH="1" flipV="1">
                          <a:off x="0" y="0"/>
                          <a:ext cx="1234745" cy="328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DDDD29D">
              <v:shape id="Straight Arrow Connector 53" style="position:absolute;margin-left:0;margin-top:66.4pt;width:97.2pt;height:25.9pt;flip:x y;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" w14:anchorId="2F3641A3">
                <v:stroke joinstyle="miter" endarrow="block"/>
                <w10:wrap anchorx="margin"/>
              </v:shape>
            </w:pict>
          </mc:Fallback>
        </mc:AlternateContent>
      </w:r>
      <w:r w:rsidR="00191F69">
        <w:rPr>
          <w:noProof/>
          <w:lang w:eastAsia="en-GB" w:bidi="si-LK"/>
        </w:rPr>
        <mc:AlternateContent>
          <mc:Choice Requires="wps">
            <w:drawing>
              <wp:anchor distT="0" distB="0" distL="114300" distR="114300" simplePos="0" relativeHeight="251681792" behindDoc="0" locked="0" layoutInCell="1" allowOverlap="1" wp14:anchorId="2FB30BFB" wp14:editId="1506ADCF">
                <wp:simplePos x="0" y="0"/>
                <wp:positionH relativeFrom="column">
                  <wp:posOffset>3322625</wp:posOffset>
                </wp:positionH>
                <wp:positionV relativeFrom="paragraph">
                  <wp:posOffset>887349</wp:posOffset>
                </wp:positionV>
                <wp:extent cx="261823" cy="296774"/>
                <wp:effectExtent l="38100" t="38100" r="24130" b="27305"/>
                <wp:wrapNone/>
                <wp:docPr id="54" name="Straight Arrow Connector 54"/>
                <wp:cNvGraphicFramePr/>
                <a:graphic xmlns:a="http://schemas.openxmlformats.org/drawingml/2006/main">
                  <a:graphicData uri="http://schemas.microsoft.com/office/word/2010/wordprocessingShape">
                    <wps:wsp>
                      <wps:cNvCnPr/>
                      <wps:spPr>
                        <a:xfrm flipH="1" flipV="1">
                          <a:off x="0" y="0"/>
                          <a:ext cx="261823" cy="2967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EC48F58">
              <v:shape id="Straight Arrow Connector 54" style="position:absolute;margin-left:261.6pt;margin-top:69.85pt;width:20.6pt;height:23.3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" w14:anchorId="793DC91C">
                <v:stroke joinstyle="miter" endarrow="block"/>
              </v:shape>
            </w:pict>
          </mc:Fallback>
        </mc:AlternateContent>
      </w:r>
      <w:r w:rsidR="00DD0D1B">
        <w:rPr>
          <w:noProof/>
          <w:lang w:eastAsia="en-GB" w:bidi="si-LK"/>
        </w:rPr>
        <w:drawing>
          <wp:inline distT="0" distB="0" distL="0" distR="0" wp14:anchorId="43994C78" wp14:editId="7D82CBD8">
            <wp:extent cx="5731510" cy="9874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87425"/>
                    </a:xfrm>
                    <a:prstGeom prst="rect">
                      <a:avLst/>
                    </a:prstGeom>
                  </pic:spPr>
                </pic:pic>
              </a:graphicData>
            </a:graphic>
          </wp:inline>
        </w:drawing>
      </w:r>
    </w:p>
    <w:p w14:paraId="2F68A7C4" w14:textId="39EA1C2B" w:rsidR="00DD0D1B" w:rsidRDefault="00DD0D1B" w:rsidP="00661DB8">
      <w:pPr>
        <w:pStyle w:val="NoSpacing"/>
        <w:rPr>
          <w:b/>
          <w:bCs/>
          <w:sz w:val="18"/>
          <w:szCs w:val="18"/>
          <w:u w:val="single"/>
        </w:rPr>
      </w:pPr>
    </w:p>
    <w:p w14:paraId="17377B8D" w14:textId="4E891337" w:rsidR="00DD0D1B" w:rsidRDefault="00ED2B46" w:rsidP="00661DB8">
      <w:pPr>
        <w:pStyle w:val="NoSpacing"/>
        <w:rPr>
          <w:sz w:val="18"/>
          <w:szCs w:val="18"/>
        </w:rPr>
      </w:pPr>
      <w:r>
        <w:rPr>
          <w:sz w:val="18"/>
          <w:szCs w:val="18"/>
        </w:rPr>
        <w:t xml:space="preserve">The above screen shot shows numbers covered from the table above </w:t>
      </w:r>
      <w:r w:rsidR="00191F69">
        <w:rPr>
          <w:sz w:val="18"/>
          <w:szCs w:val="18"/>
        </w:rPr>
        <w:t xml:space="preserve">No’s </w:t>
      </w:r>
      <w:r w:rsidR="002125AC">
        <w:rPr>
          <w:sz w:val="18"/>
          <w:szCs w:val="18"/>
        </w:rPr>
        <w:t>3,4,09</w:t>
      </w:r>
    </w:p>
    <w:p w14:paraId="1BE39D1A" w14:textId="060EA333" w:rsidR="00A057BF" w:rsidRDefault="00A057BF" w:rsidP="00661DB8">
      <w:pPr>
        <w:pStyle w:val="NoSpacing"/>
        <w:rPr>
          <w:sz w:val="18"/>
          <w:szCs w:val="18"/>
        </w:rPr>
      </w:pPr>
    </w:p>
    <w:p w14:paraId="5A4E5EBB" w14:textId="3663F4E7" w:rsidR="00C141E6" w:rsidRDefault="00C141E6" w:rsidP="00661DB8">
      <w:pPr>
        <w:pStyle w:val="NoSpacing"/>
        <w:rPr>
          <w:sz w:val="18"/>
          <w:szCs w:val="18"/>
        </w:rPr>
      </w:pPr>
      <w:r>
        <w:rPr>
          <w:noProof/>
          <w:lang w:eastAsia="en-GB" w:bidi="si-LK"/>
        </w:rPr>
        <mc:AlternateContent>
          <mc:Choice Requires="wps">
            <w:drawing>
              <wp:anchor distT="0" distB="0" distL="114300" distR="114300" simplePos="0" relativeHeight="251685888" behindDoc="0" locked="0" layoutInCell="1" allowOverlap="1" wp14:anchorId="63A4BB04" wp14:editId="7EBBE73A">
                <wp:simplePos x="0" y="0"/>
                <wp:positionH relativeFrom="column">
                  <wp:posOffset>155051</wp:posOffset>
                </wp:positionH>
                <wp:positionV relativeFrom="paragraph">
                  <wp:posOffset>603608</wp:posOffset>
                </wp:positionV>
                <wp:extent cx="2532850" cy="561561"/>
                <wp:effectExtent l="0" t="57150" r="1270" b="29210"/>
                <wp:wrapNone/>
                <wp:docPr id="59" name="Straight Arrow Connector 59"/>
                <wp:cNvGraphicFramePr/>
                <a:graphic xmlns:a="http://schemas.openxmlformats.org/drawingml/2006/main">
                  <a:graphicData uri="http://schemas.microsoft.com/office/word/2010/wordprocessingShape">
                    <wps:wsp>
                      <wps:cNvCnPr/>
                      <wps:spPr>
                        <a:xfrm flipV="1">
                          <a:off x="0" y="0"/>
                          <a:ext cx="2532850" cy="561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A80113C">
              <v:shape id="Straight Arrow Connector 59" style="position:absolute;margin-left:12.2pt;margin-top:47.55pt;width:199.45pt;height:44.2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" w14:anchorId="7D053379">
                <v:stroke joinstyle="miter" endarrow="block"/>
              </v:shape>
            </w:pict>
          </mc:Fallback>
        </mc:AlternateContent>
      </w:r>
      <w:r w:rsidRPr="00C141E6">
        <w:rPr>
          <w:noProof/>
          <w:sz w:val="18"/>
          <w:szCs w:val="18"/>
          <w:lang w:eastAsia="en-GB" w:bidi="si-LK"/>
        </w:rPr>
        <w:drawing>
          <wp:inline distT="0" distB="0" distL="0" distR="0" wp14:anchorId="555E60BD" wp14:editId="18062464">
            <wp:extent cx="5731510" cy="1165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65860"/>
                    </a:xfrm>
                    <a:prstGeom prst="rect">
                      <a:avLst/>
                    </a:prstGeom>
                  </pic:spPr>
                </pic:pic>
              </a:graphicData>
            </a:graphic>
          </wp:inline>
        </w:drawing>
      </w:r>
    </w:p>
    <w:p w14:paraId="1F4F850D" w14:textId="6E47A043" w:rsidR="00C141E6" w:rsidRDefault="00C141E6" w:rsidP="00661DB8">
      <w:pPr>
        <w:pStyle w:val="NoSpacing"/>
        <w:rPr>
          <w:sz w:val="18"/>
          <w:szCs w:val="18"/>
        </w:rPr>
      </w:pPr>
      <w:r>
        <w:rPr>
          <w:sz w:val="18"/>
          <w:szCs w:val="18"/>
        </w:rPr>
        <w:t>10 – Repair Work Order</w:t>
      </w:r>
    </w:p>
    <w:p w14:paraId="4BEB94FF" w14:textId="1126DF5D" w:rsidR="00F641FA" w:rsidRDefault="00F641FA" w:rsidP="00661DB8">
      <w:pPr>
        <w:pStyle w:val="NoSpacing"/>
        <w:rPr>
          <w:sz w:val="18"/>
          <w:szCs w:val="18"/>
        </w:rPr>
      </w:pPr>
      <w:r>
        <w:rPr>
          <w:noProof/>
          <w:sz w:val="18"/>
          <w:szCs w:val="18"/>
          <w:lang w:eastAsia="en-GB" w:bidi="si-LK"/>
        </w:rPr>
        <mc:AlternateContent>
          <mc:Choice Requires="wps">
            <w:drawing>
              <wp:anchor distT="0" distB="0" distL="114300" distR="114300" simplePos="0" relativeHeight="251692032" behindDoc="0" locked="0" layoutInCell="1" allowOverlap="1" wp14:anchorId="11256738" wp14:editId="732F693C">
                <wp:simplePos x="0" y="0"/>
                <wp:positionH relativeFrom="column">
                  <wp:posOffset>182880</wp:posOffset>
                </wp:positionH>
                <wp:positionV relativeFrom="paragraph">
                  <wp:posOffset>842838</wp:posOffset>
                </wp:positionV>
                <wp:extent cx="2067256" cy="401541"/>
                <wp:effectExtent l="0" t="57150" r="9525" b="36830"/>
                <wp:wrapNone/>
                <wp:docPr id="11" name="Straight Arrow Connector 11"/>
                <wp:cNvGraphicFramePr/>
                <a:graphic xmlns:a="http://schemas.openxmlformats.org/drawingml/2006/main">
                  <a:graphicData uri="http://schemas.microsoft.com/office/word/2010/wordprocessingShape">
                    <wps:wsp>
                      <wps:cNvCnPr/>
                      <wps:spPr>
                        <a:xfrm flipV="1">
                          <a:off x="0" y="0"/>
                          <a:ext cx="2067256" cy="401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1FB74DC5">
              <v:shape id="Straight Arrow Connector 11" style="position:absolute;margin-left:14.4pt;margin-top:66.35pt;width:162.8pt;height:31.6pt;flip:y;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" w14:anchorId="3211F77E">
                <v:stroke joinstyle="miter" endarrow="block"/>
              </v:shape>
            </w:pict>
          </mc:Fallback>
        </mc:AlternateContent>
      </w:r>
      <w:r w:rsidRPr="00F641FA">
        <w:rPr>
          <w:noProof/>
          <w:sz w:val="18"/>
          <w:szCs w:val="18"/>
          <w:lang w:eastAsia="en-GB" w:bidi="si-LK"/>
        </w:rPr>
        <w:drawing>
          <wp:inline distT="0" distB="0" distL="0" distR="0" wp14:anchorId="1ABC065C" wp14:editId="5D0F2762">
            <wp:extent cx="5731510" cy="10725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72515"/>
                    </a:xfrm>
                    <a:prstGeom prst="rect">
                      <a:avLst/>
                    </a:prstGeom>
                  </pic:spPr>
                </pic:pic>
              </a:graphicData>
            </a:graphic>
          </wp:inline>
        </w:drawing>
      </w:r>
    </w:p>
    <w:p w14:paraId="72A40C0C" w14:textId="15EE92A8" w:rsidR="00DD0D1B" w:rsidRDefault="00DD0D1B" w:rsidP="00661DB8">
      <w:pPr>
        <w:pStyle w:val="NoSpacing"/>
        <w:rPr>
          <w:b/>
          <w:bCs/>
          <w:sz w:val="18"/>
          <w:szCs w:val="18"/>
          <w:u w:val="single"/>
        </w:rPr>
      </w:pPr>
    </w:p>
    <w:p w14:paraId="35658EC8" w14:textId="641F64FB" w:rsidR="00DD0D1B" w:rsidRPr="00F641FA" w:rsidRDefault="00F641FA" w:rsidP="00661DB8">
      <w:pPr>
        <w:pStyle w:val="NoSpacing"/>
        <w:rPr>
          <w:sz w:val="18"/>
          <w:szCs w:val="18"/>
        </w:rPr>
      </w:pPr>
      <w:r w:rsidRPr="00F641FA">
        <w:rPr>
          <w:sz w:val="18"/>
          <w:szCs w:val="18"/>
        </w:rPr>
        <w:t xml:space="preserve">14- </w:t>
      </w:r>
      <w:r>
        <w:rPr>
          <w:sz w:val="18"/>
          <w:szCs w:val="18"/>
        </w:rPr>
        <w:t>If any of the highlighted fields are ticked the system will display those in the label</w:t>
      </w:r>
    </w:p>
    <w:p w14:paraId="2CC8C92E" w14:textId="77777777" w:rsidR="00DD0D1B" w:rsidRDefault="00DD0D1B" w:rsidP="00661DB8">
      <w:pPr>
        <w:pStyle w:val="NoSpacing"/>
        <w:rPr>
          <w:b/>
          <w:bCs/>
          <w:sz w:val="18"/>
          <w:szCs w:val="18"/>
          <w:u w:val="single"/>
        </w:rPr>
      </w:pPr>
    </w:p>
    <w:p w14:paraId="486E39B2" w14:textId="7C7CEB7A" w:rsidR="006B76CA" w:rsidRDefault="006B76CA" w:rsidP="00661DB8">
      <w:pPr>
        <w:pStyle w:val="NoSpacing"/>
        <w:rPr>
          <w:b/>
          <w:bCs/>
          <w:sz w:val="18"/>
          <w:szCs w:val="18"/>
          <w:u w:val="single"/>
        </w:rPr>
      </w:pPr>
      <w:r>
        <w:rPr>
          <w:noProof/>
          <w:sz w:val="18"/>
          <w:szCs w:val="18"/>
          <w:lang w:eastAsia="en-GB" w:bidi="si-LK"/>
        </w:rPr>
        <w:lastRenderedPageBreak/>
        <mc:AlternateContent>
          <mc:Choice Requires="wps">
            <w:drawing>
              <wp:anchor distT="0" distB="0" distL="114300" distR="114300" simplePos="0" relativeHeight="251694080" behindDoc="0" locked="0" layoutInCell="1" allowOverlap="1" wp14:anchorId="20CF15A4" wp14:editId="6D13A90B">
                <wp:simplePos x="0" y="0"/>
                <wp:positionH relativeFrom="column">
                  <wp:posOffset>123477</wp:posOffset>
                </wp:positionH>
                <wp:positionV relativeFrom="paragraph">
                  <wp:posOffset>651519</wp:posOffset>
                </wp:positionV>
                <wp:extent cx="2981325" cy="614050"/>
                <wp:effectExtent l="0" t="57150" r="9525" b="33655"/>
                <wp:wrapNone/>
                <wp:docPr id="13" name="Straight Arrow Connector 13"/>
                <wp:cNvGraphicFramePr/>
                <a:graphic xmlns:a="http://schemas.openxmlformats.org/drawingml/2006/main">
                  <a:graphicData uri="http://schemas.microsoft.com/office/word/2010/wordprocessingShape">
                    <wps:wsp>
                      <wps:cNvCnPr/>
                      <wps:spPr>
                        <a:xfrm flipV="1">
                          <a:off x="0" y="0"/>
                          <a:ext cx="2981325" cy="61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5C06F2D">
              <v:shape id="Straight Arrow Connector 13" style="position:absolute;margin-left:9.7pt;margin-top:51.3pt;width:234.75pt;height:48.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" w14:anchorId="68972D02">
                <v:stroke joinstyle="miter" endarrow="block"/>
              </v:shape>
            </w:pict>
          </mc:Fallback>
        </mc:AlternateContent>
      </w:r>
      <w:r w:rsidRPr="006B76CA">
        <w:rPr>
          <w:b/>
          <w:bCs/>
          <w:noProof/>
          <w:sz w:val="18"/>
          <w:szCs w:val="18"/>
          <w:u w:val="single"/>
          <w:lang w:eastAsia="en-GB" w:bidi="si-LK"/>
        </w:rPr>
        <w:drawing>
          <wp:inline distT="0" distB="0" distL="0" distR="0" wp14:anchorId="67671F2C" wp14:editId="49EC1F01">
            <wp:extent cx="5731510" cy="10839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83945"/>
                    </a:xfrm>
                    <a:prstGeom prst="rect">
                      <a:avLst/>
                    </a:prstGeom>
                  </pic:spPr>
                </pic:pic>
              </a:graphicData>
            </a:graphic>
          </wp:inline>
        </w:drawing>
      </w:r>
    </w:p>
    <w:p w14:paraId="026E362B" w14:textId="77777777" w:rsidR="006B76CA" w:rsidRDefault="006B76CA" w:rsidP="00661DB8">
      <w:pPr>
        <w:pStyle w:val="NoSpacing"/>
        <w:rPr>
          <w:b/>
          <w:bCs/>
          <w:sz w:val="18"/>
          <w:szCs w:val="18"/>
          <w:u w:val="single"/>
        </w:rPr>
      </w:pPr>
    </w:p>
    <w:p w14:paraId="5C032E3E" w14:textId="2EA38B81" w:rsidR="006B76CA" w:rsidRPr="006B76CA" w:rsidRDefault="006B76CA" w:rsidP="00661DB8">
      <w:pPr>
        <w:pStyle w:val="NoSpacing"/>
        <w:rPr>
          <w:sz w:val="18"/>
          <w:szCs w:val="18"/>
        </w:rPr>
      </w:pPr>
      <w:r w:rsidRPr="006B76CA">
        <w:rPr>
          <w:sz w:val="18"/>
          <w:szCs w:val="18"/>
        </w:rPr>
        <w:t xml:space="preserve">15 </w:t>
      </w:r>
      <w:r>
        <w:rPr>
          <w:sz w:val="18"/>
          <w:szCs w:val="18"/>
        </w:rPr>
        <w:t>–</w:t>
      </w:r>
      <w:r w:rsidRPr="006B76CA">
        <w:rPr>
          <w:sz w:val="18"/>
          <w:szCs w:val="18"/>
        </w:rPr>
        <w:t xml:space="preserve"> </w:t>
      </w:r>
      <w:r>
        <w:rPr>
          <w:sz w:val="18"/>
          <w:szCs w:val="18"/>
        </w:rPr>
        <w:t>Original Trigger and Other Info</w:t>
      </w:r>
    </w:p>
    <w:p w14:paraId="5CF2ECC9" w14:textId="77777777" w:rsidR="006B76CA" w:rsidRDefault="006B76CA" w:rsidP="00661DB8">
      <w:pPr>
        <w:pStyle w:val="NoSpacing"/>
        <w:rPr>
          <w:b/>
          <w:bCs/>
          <w:sz w:val="18"/>
          <w:szCs w:val="18"/>
          <w:u w:val="single"/>
        </w:rPr>
      </w:pPr>
    </w:p>
    <w:p w14:paraId="3A45571D" w14:textId="12242700" w:rsidR="00D41CA7" w:rsidRDefault="00D41CA7" w:rsidP="00661DB8">
      <w:pPr>
        <w:pStyle w:val="NoSpacing"/>
        <w:rPr>
          <w:b/>
          <w:bCs/>
          <w:sz w:val="18"/>
          <w:szCs w:val="18"/>
          <w:u w:val="single"/>
        </w:rPr>
      </w:pPr>
      <w:r>
        <w:rPr>
          <w:b/>
          <w:bCs/>
          <w:noProof/>
          <w:sz w:val="18"/>
          <w:szCs w:val="18"/>
          <w:u w:val="single"/>
          <w:lang w:eastAsia="en-GB" w:bidi="si-LK"/>
        </w:rPr>
        <mc:AlternateContent>
          <mc:Choice Requires="wps">
            <w:drawing>
              <wp:anchor distT="0" distB="0" distL="114300" distR="114300" simplePos="0" relativeHeight="251701248" behindDoc="0" locked="0" layoutInCell="1" allowOverlap="1" wp14:anchorId="0FF8F5EE" wp14:editId="62EC58CB">
                <wp:simplePos x="0" y="0"/>
                <wp:positionH relativeFrom="column">
                  <wp:posOffset>273831</wp:posOffset>
                </wp:positionH>
                <wp:positionV relativeFrom="paragraph">
                  <wp:posOffset>2167262</wp:posOffset>
                </wp:positionV>
                <wp:extent cx="894841" cy="625899"/>
                <wp:effectExtent l="0" t="38100" r="57785" b="22225"/>
                <wp:wrapNone/>
                <wp:docPr id="5" name="Straight Arrow Connector 5"/>
                <wp:cNvGraphicFramePr/>
                <a:graphic xmlns:a="http://schemas.openxmlformats.org/drawingml/2006/main">
                  <a:graphicData uri="http://schemas.microsoft.com/office/word/2010/wordprocessingShape">
                    <wps:wsp>
                      <wps:cNvCnPr/>
                      <wps:spPr>
                        <a:xfrm flipV="1">
                          <a:off x="0" y="0"/>
                          <a:ext cx="894841" cy="6258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4AC31F6B">
              <v:shape id="Straight Arrow Connector 5" style="position:absolute;margin-left:21.55pt;margin-top:170.65pt;width:70.45pt;height:49.3pt;flip:y;z-index:25170124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" w14:anchorId="31115915">
                <v:stroke joinstyle="miter" endarrow="block"/>
              </v:shape>
            </w:pict>
          </mc:Fallback>
        </mc:AlternateContent>
      </w:r>
      <w:r w:rsidRPr="00D41CA7">
        <w:rPr>
          <w:b/>
          <w:bCs/>
          <w:noProof/>
          <w:sz w:val="18"/>
          <w:szCs w:val="18"/>
          <w:u w:val="single"/>
          <w:lang w:eastAsia="en-GB" w:bidi="si-LK"/>
        </w:rPr>
        <w:drawing>
          <wp:inline distT="0" distB="0" distL="0" distR="0" wp14:anchorId="5052CFBE" wp14:editId="1DA87187">
            <wp:extent cx="5731510" cy="2616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16200"/>
                    </a:xfrm>
                    <a:prstGeom prst="rect">
                      <a:avLst/>
                    </a:prstGeom>
                  </pic:spPr>
                </pic:pic>
              </a:graphicData>
            </a:graphic>
          </wp:inline>
        </w:drawing>
      </w:r>
    </w:p>
    <w:p w14:paraId="6218094E" w14:textId="77777777" w:rsidR="00D41CA7" w:rsidRDefault="00D41CA7" w:rsidP="00661DB8">
      <w:pPr>
        <w:pStyle w:val="NoSpacing"/>
        <w:rPr>
          <w:b/>
          <w:bCs/>
          <w:sz w:val="18"/>
          <w:szCs w:val="18"/>
          <w:u w:val="single"/>
        </w:rPr>
      </w:pPr>
    </w:p>
    <w:p w14:paraId="5B89C4A7" w14:textId="39D908CE" w:rsidR="00D41CA7" w:rsidRPr="00D41CA7" w:rsidRDefault="00D41CA7" w:rsidP="00661DB8">
      <w:pPr>
        <w:pStyle w:val="NoSpacing"/>
        <w:rPr>
          <w:b/>
          <w:bCs/>
          <w:sz w:val="18"/>
          <w:szCs w:val="18"/>
        </w:rPr>
      </w:pPr>
      <w:r w:rsidRPr="00D41CA7">
        <w:rPr>
          <w:b/>
          <w:bCs/>
          <w:sz w:val="18"/>
          <w:szCs w:val="18"/>
        </w:rPr>
        <w:t>Other Info</w:t>
      </w:r>
    </w:p>
    <w:p w14:paraId="67948351" w14:textId="77777777" w:rsidR="00D41CA7" w:rsidRDefault="00D41CA7" w:rsidP="00661DB8">
      <w:pPr>
        <w:pStyle w:val="NoSpacing"/>
        <w:rPr>
          <w:b/>
          <w:bCs/>
          <w:sz w:val="18"/>
          <w:szCs w:val="18"/>
          <w:u w:val="single"/>
        </w:rPr>
      </w:pPr>
    </w:p>
    <w:p w14:paraId="5C764761" w14:textId="464A6E90" w:rsidR="00ED2B46" w:rsidRDefault="00191F69" w:rsidP="00661DB8">
      <w:pPr>
        <w:pStyle w:val="NoSpacing"/>
        <w:rPr>
          <w:b/>
          <w:bCs/>
          <w:sz w:val="18"/>
          <w:szCs w:val="18"/>
          <w:u w:val="single"/>
        </w:rPr>
      </w:pPr>
      <w:r>
        <w:rPr>
          <w:noProof/>
          <w:lang w:eastAsia="en-GB" w:bidi="si-LK"/>
        </w:rPr>
        <mc:AlternateContent>
          <mc:Choice Requires="wps">
            <w:drawing>
              <wp:anchor distT="0" distB="0" distL="114300" distR="114300" simplePos="0" relativeHeight="251684864" behindDoc="0" locked="0" layoutInCell="1" allowOverlap="1" wp14:anchorId="30E2493B" wp14:editId="71FD8F75">
                <wp:simplePos x="0" y="0"/>
                <wp:positionH relativeFrom="column">
                  <wp:posOffset>1777365</wp:posOffset>
                </wp:positionH>
                <wp:positionV relativeFrom="paragraph">
                  <wp:posOffset>1231722</wp:posOffset>
                </wp:positionV>
                <wp:extent cx="109957" cy="356464"/>
                <wp:effectExtent l="57150" t="38100" r="23495" b="24765"/>
                <wp:wrapNone/>
                <wp:docPr id="58" name="Straight Arrow Connector 58"/>
                <wp:cNvGraphicFramePr/>
                <a:graphic xmlns:a="http://schemas.openxmlformats.org/drawingml/2006/main">
                  <a:graphicData uri="http://schemas.microsoft.com/office/word/2010/wordprocessingShape">
                    <wps:wsp>
                      <wps:cNvCnPr/>
                      <wps:spPr>
                        <a:xfrm flipH="1" flipV="1">
                          <a:off x="0" y="0"/>
                          <a:ext cx="109957" cy="35646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58D9150">
              <v:shape id="Straight Arrow Connector 58" style="position:absolute;margin-left:139.95pt;margin-top:97pt;width:8.65pt;height:28.0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" w14:anchorId="3B4FAD01">
                <v:stroke joinstyle="miter" endarrow="block"/>
              </v:shape>
            </w:pict>
          </mc:Fallback>
        </mc:AlternateContent>
      </w:r>
      <w:r>
        <w:rPr>
          <w:noProof/>
          <w:lang w:eastAsia="en-GB" w:bidi="si-LK"/>
        </w:rPr>
        <mc:AlternateContent>
          <mc:Choice Requires="wps">
            <w:drawing>
              <wp:anchor distT="0" distB="0" distL="114300" distR="114300" simplePos="0" relativeHeight="251683840" behindDoc="0" locked="0" layoutInCell="1" allowOverlap="1" wp14:anchorId="39971558" wp14:editId="3DB2B763">
                <wp:simplePos x="0" y="0"/>
                <wp:positionH relativeFrom="column">
                  <wp:posOffset>1755648</wp:posOffset>
                </wp:positionH>
                <wp:positionV relativeFrom="paragraph">
                  <wp:posOffset>1199565</wp:posOffset>
                </wp:positionV>
                <wp:extent cx="1784604" cy="389077"/>
                <wp:effectExtent l="0" t="57150" r="6350" b="30480"/>
                <wp:wrapNone/>
                <wp:docPr id="57" name="Straight Arrow Connector 57"/>
                <wp:cNvGraphicFramePr/>
                <a:graphic xmlns:a="http://schemas.openxmlformats.org/drawingml/2006/main">
                  <a:graphicData uri="http://schemas.microsoft.com/office/word/2010/wordprocessingShape">
                    <wps:wsp>
                      <wps:cNvCnPr/>
                      <wps:spPr>
                        <a:xfrm flipV="1">
                          <a:off x="0" y="0"/>
                          <a:ext cx="1784604" cy="38907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CEB6F64">
              <v:shape id="Straight Arrow Connector 57" style="position:absolute;margin-left:138.25pt;margin-top:94.45pt;width:140.5pt;height:30.6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" w14:anchorId="0294A598">
                <v:stroke joinstyle="miter" endarrow="block"/>
              </v:shape>
            </w:pict>
          </mc:Fallback>
        </mc:AlternateContent>
      </w:r>
      <w:r w:rsidR="00ED2B46">
        <w:rPr>
          <w:noProof/>
          <w:lang w:eastAsia="en-GB" w:bidi="si-LK"/>
        </w:rPr>
        <w:drawing>
          <wp:inline distT="0" distB="0" distL="0" distR="0" wp14:anchorId="3D31E035" wp14:editId="44761903">
            <wp:extent cx="5157216" cy="1403350"/>
            <wp:effectExtent l="0" t="0" r="571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9710" cy="1442124"/>
                    </a:xfrm>
                    <a:prstGeom prst="rect">
                      <a:avLst/>
                    </a:prstGeom>
                  </pic:spPr>
                </pic:pic>
              </a:graphicData>
            </a:graphic>
          </wp:inline>
        </w:drawing>
      </w:r>
    </w:p>
    <w:p w14:paraId="6934247A" w14:textId="77777777" w:rsidR="00ED2B46" w:rsidRDefault="00ED2B46" w:rsidP="00661DB8">
      <w:pPr>
        <w:pStyle w:val="NoSpacing"/>
        <w:rPr>
          <w:b/>
          <w:bCs/>
          <w:sz w:val="18"/>
          <w:szCs w:val="18"/>
          <w:u w:val="single"/>
        </w:rPr>
      </w:pPr>
    </w:p>
    <w:p w14:paraId="0E64B5D9" w14:textId="3ACA322F" w:rsidR="00ED2B46" w:rsidRPr="00ED2B46" w:rsidRDefault="00ED2B46" w:rsidP="00661DB8">
      <w:pPr>
        <w:pStyle w:val="NoSpacing"/>
        <w:rPr>
          <w:sz w:val="18"/>
          <w:szCs w:val="18"/>
        </w:rPr>
      </w:pPr>
      <w:r w:rsidRPr="00ED2B46">
        <w:rPr>
          <w:sz w:val="18"/>
          <w:szCs w:val="18"/>
        </w:rPr>
        <w:t xml:space="preserve">The above </w:t>
      </w:r>
      <w:r>
        <w:rPr>
          <w:sz w:val="18"/>
          <w:szCs w:val="18"/>
        </w:rPr>
        <w:t>screen shot identifies</w:t>
      </w:r>
      <w:r w:rsidR="00191F69">
        <w:rPr>
          <w:sz w:val="18"/>
          <w:szCs w:val="18"/>
        </w:rPr>
        <w:t xml:space="preserve"> No’s</w:t>
      </w:r>
      <w:r>
        <w:rPr>
          <w:sz w:val="18"/>
          <w:szCs w:val="18"/>
        </w:rPr>
        <w:t xml:space="preserve"> 2,5</w:t>
      </w:r>
    </w:p>
    <w:p w14:paraId="61E544BE" w14:textId="77777777" w:rsidR="00ED2B46" w:rsidRDefault="00ED2B46" w:rsidP="00661DB8">
      <w:pPr>
        <w:pStyle w:val="NoSpacing"/>
        <w:rPr>
          <w:b/>
          <w:bCs/>
          <w:sz w:val="18"/>
          <w:szCs w:val="18"/>
          <w:u w:val="single"/>
        </w:rPr>
      </w:pPr>
    </w:p>
    <w:p w14:paraId="7836F695" w14:textId="7CC4D2C7" w:rsidR="00ED2B46" w:rsidRDefault="00C141E6" w:rsidP="00661DB8">
      <w:pPr>
        <w:pStyle w:val="NoSpacing"/>
        <w:rPr>
          <w:b/>
          <w:bCs/>
          <w:sz w:val="18"/>
          <w:szCs w:val="18"/>
          <w:u w:val="single"/>
        </w:rPr>
      </w:pPr>
      <w:r>
        <w:rPr>
          <w:noProof/>
          <w:lang w:eastAsia="en-GB" w:bidi="si-LK"/>
        </w:rPr>
        <mc:AlternateContent>
          <mc:Choice Requires="wps">
            <w:drawing>
              <wp:anchor distT="0" distB="0" distL="114300" distR="114300" simplePos="0" relativeHeight="251686912" behindDoc="0" locked="0" layoutInCell="1" allowOverlap="1" wp14:anchorId="386274FA" wp14:editId="5301C1BA">
                <wp:simplePos x="0" y="0"/>
                <wp:positionH relativeFrom="column">
                  <wp:posOffset>3276033</wp:posOffset>
                </wp:positionH>
                <wp:positionV relativeFrom="paragraph">
                  <wp:posOffset>518957</wp:posOffset>
                </wp:positionV>
                <wp:extent cx="1046585" cy="650349"/>
                <wp:effectExtent l="38100" t="38100" r="20320" b="35560"/>
                <wp:wrapNone/>
                <wp:docPr id="62" name="Straight Arrow Connector 62"/>
                <wp:cNvGraphicFramePr/>
                <a:graphic xmlns:a="http://schemas.openxmlformats.org/drawingml/2006/main">
                  <a:graphicData uri="http://schemas.microsoft.com/office/word/2010/wordprocessingShape">
                    <wps:wsp>
                      <wps:cNvCnPr/>
                      <wps:spPr>
                        <a:xfrm flipH="1" flipV="1">
                          <a:off x="0" y="0"/>
                          <a:ext cx="1046585" cy="6503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5990BE6">
              <v:shape id="Straight Arrow Connector 62" style="position:absolute;margin-left:257.95pt;margin-top:40.85pt;width:82.4pt;height:51.2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" w14:anchorId="723BD100">
                <v:stroke joinstyle="miter" endarrow="block"/>
              </v:shape>
            </w:pict>
          </mc:Fallback>
        </mc:AlternateContent>
      </w:r>
      <w:r w:rsidRPr="00C141E6">
        <w:rPr>
          <w:b/>
          <w:bCs/>
          <w:noProof/>
          <w:sz w:val="18"/>
          <w:szCs w:val="18"/>
          <w:u w:val="single"/>
          <w:lang w:eastAsia="en-GB" w:bidi="si-LK"/>
        </w:rPr>
        <w:drawing>
          <wp:inline distT="0" distB="0" distL="0" distR="0" wp14:anchorId="3C48BE7E" wp14:editId="7BE7F635">
            <wp:extent cx="5731510" cy="935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35990"/>
                    </a:xfrm>
                    <a:prstGeom prst="rect">
                      <a:avLst/>
                    </a:prstGeom>
                  </pic:spPr>
                </pic:pic>
              </a:graphicData>
            </a:graphic>
          </wp:inline>
        </w:drawing>
      </w:r>
    </w:p>
    <w:p w14:paraId="3565E1A0" w14:textId="7E1B6A2A" w:rsidR="00ED2B46" w:rsidRDefault="00ED2B46" w:rsidP="00661DB8">
      <w:pPr>
        <w:pStyle w:val="NoSpacing"/>
        <w:rPr>
          <w:b/>
          <w:bCs/>
          <w:sz w:val="18"/>
          <w:szCs w:val="18"/>
          <w:u w:val="single"/>
        </w:rPr>
      </w:pPr>
    </w:p>
    <w:p w14:paraId="70A634EB" w14:textId="0028A925" w:rsidR="00ED2B46" w:rsidRDefault="00A057BF" w:rsidP="00661DB8">
      <w:pPr>
        <w:pStyle w:val="NoSpacing"/>
        <w:rPr>
          <w:sz w:val="18"/>
          <w:szCs w:val="18"/>
        </w:rPr>
      </w:pPr>
      <w:r w:rsidRPr="00A057BF">
        <w:rPr>
          <w:sz w:val="18"/>
          <w:szCs w:val="18"/>
        </w:rPr>
        <w:t xml:space="preserve">The Booking in date </w:t>
      </w:r>
      <w:r w:rsidR="00191F69" w:rsidRPr="00A057BF">
        <w:rPr>
          <w:sz w:val="18"/>
          <w:szCs w:val="18"/>
        </w:rPr>
        <w:t xml:space="preserve">should </w:t>
      </w:r>
      <w:r w:rsidR="00191F69">
        <w:rPr>
          <w:sz w:val="18"/>
          <w:szCs w:val="18"/>
        </w:rPr>
        <w:t>above</w:t>
      </w:r>
      <w:r>
        <w:rPr>
          <w:sz w:val="18"/>
          <w:szCs w:val="18"/>
        </w:rPr>
        <w:t xml:space="preserve"> </w:t>
      </w:r>
      <w:r w:rsidRPr="00A057BF">
        <w:rPr>
          <w:sz w:val="18"/>
          <w:szCs w:val="18"/>
        </w:rPr>
        <w:t>be captured and shown as WK and Day</w:t>
      </w:r>
      <w:r>
        <w:rPr>
          <w:sz w:val="18"/>
          <w:szCs w:val="18"/>
        </w:rPr>
        <w:t xml:space="preserve"> </w:t>
      </w:r>
      <w:r w:rsidR="00191F69">
        <w:rPr>
          <w:sz w:val="18"/>
          <w:szCs w:val="18"/>
        </w:rPr>
        <w:t xml:space="preserve">No </w:t>
      </w:r>
      <w:r>
        <w:rPr>
          <w:sz w:val="18"/>
          <w:szCs w:val="18"/>
        </w:rPr>
        <w:t>1</w:t>
      </w:r>
      <w:r w:rsidR="00191F69">
        <w:rPr>
          <w:sz w:val="18"/>
          <w:szCs w:val="18"/>
        </w:rPr>
        <w:t xml:space="preserve"> not as shown</w:t>
      </w:r>
      <w:r w:rsidR="006A734D">
        <w:rPr>
          <w:sz w:val="18"/>
          <w:szCs w:val="18"/>
        </w:rPr>
        <w:t>.</w:t>
      </w:r>
    </w:p>
    <w:p w14:paraId="2434A895" w14:textId="77777777" w:rsidR="006A734D" w:rsidRPr="00A057BF" w:rsidRDefault="006A734D" w:rsidP="00661DB8">
      <w:pPr>
        <w:pStyle w:val="NoSpacing"/>
        <w:rPr>
          <w:sz w:val="18"/>
          <w:szCs w:val="18"/>
        </w:rPr>
      </w:pPr>
    </w:p>
    <w:p w14:paraId="34199ACB" w14:textId="4DB4AB05" w:rsidR="00ED2B46" w:rsidRDefault="006A734D" w:rsidP="00661DB8">
      <w:pPr>
        <w:pStyle w:val="NoSpacing"/>
        <w:rPr>
          <w:b/>
          <w:bCs/>
          <w:sz w:val="18"/>
          <w:szCs w:val="18"/>
          <w:u w:val="single"/>
        </w:rPr>
      </w:pPr>
      <w:r>
        <w:rPr>
          <w:noProof/>
          <w:lang w:eastAsia="en-GB" w:bidi="si-LK"/>
        </w:rPr>
        <w:lastRenderedPageBreak/>
        <mc:AlternateContent>
          <mc:Choice Requires="wps">
            <w:drawing>
              <wp:anchor distT="0" distB="0" distL="114300" distR="114300" simplePos="0" relativeHeight="251687936" behindDoc="0" locked="0" layoutInCell="1" allowOverlap="1" wp14:anchorId="2711B6C9" wp14:editId="2A629FA1">
                <wp:simplePos x="0" y="0"/>
                <wp:positionH relativeFrom="column">
                  <wp:posOffset>2611526</wp:posOffset>
                </wp:positionH>
                <wp:positionV relativeFrom="paragraph">
                  <wp:posOffset>1576603</wp:posOffset>
                </wp:positionV>
                <wp:extent cx="665684" cy="438912"/>
                <wp:effectExtent l="38100" t="38100" r="20320" b="18415"/>
                <wp:wrapNone/>
                <wp:docPr id="64" name="Straight Arrow Connector 64"/>
                <wp:cNvGraphicFramePr/>
                <a:graphic xmlns:a="http://schemas.openxmlformats.org/drawingml/2006/main">
                  <a:graphicData uri="http://schemas.microsoft.com/office/word/2010/wordprocessingShape">
                    <wps:wsp>
                      <wps:cNvCnPr/>
                      <wps:spPr>
                        <a:xfrm flipH="1" flipV="1">
                          <a:off x="0" y="0"/>
                          <a:ext cx="665684" cy="438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660FB8A0">
              <v:shape id="Straight Arrow Connector 64" style="position:absolute;margin-left:205.65pt;margin-top:124.15pt;width:52.4pt;height:34.55pt;flip:x y;z-index:25168793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" w14:anchorId="3C1893FC">
                <v:stroke joinstyle="miter" endarrow="block"/>
              </v:shape>
            </w:pict>
          </mc:Fallback>
        </mc:AlternateContent>
      </w:r>
      <w:r>
        <w:rPr>
          <w:noProof/>
          <w:lang w:eastAsia="en-GB" w:bidi="si-LK"/>
        </w:rPr>
        <w:drawing>
          <wp:inline distT="0" distB="0" distL="0" distR="0" wp14:anchorId="48577386" wp14:editId="4CD27C6E">
            <wp:extent cx="4484218" cy="1971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8541" cy="1977973"/>
                    </a:xfrm>
                    <a:prstGeom prst="rect">
                      <a:avLst/>
                    </a:prstGeom>
                  </pic:spPr>
                </pic:pic>
              </a:graphicData>
            </a:graphic>
          </wp:inline>
        </w:drawing>
      </w:r>
    </w:p>
    <w:p w14:paraId="0A0189FE" w14:textId="7A083187" w:rsidR="006A734D" w:rsidRPr="006A734D" w:rsidRDefault="006A734D" w:rsidP="00661DB8">
      <w:pPr>
        <w:pStyle w:val="NoSpacing"/>
        <w:rPr>
          <w:sz w:val="18"/>
          <w:szCs w:val="18"/>
        </w:rPr>
      </w:pPr>
      <w:r w:rsidRPr="006A734D">
        <w:rPr>
          <w:sz w:val="18"/>
          <w:szCs w:val="18"/>
        </w:rPr>
        <w:t>The Contract Type will be captured as above by the task template</w:t>
      </w:r>
      <w:r>
        <w:rPr>
          <w:sz w:val="18"/>
          <w:szCs w:val="18"/>
        </w:rPr>
        <w:t xml:space="preserve"> No 8</w:t>
      </w:r>
    </w:p>
    <w:p w14:paraId="3DBABA27" w14:textId="77777777" w:rsidR="006A734D" w:rsidRDefault="006A734D" w:rsidP="00661DB8">
      <w:pPr>
        <w:pStyle w:val="NoSpacing"/>
        <w:rPr>
          <w:b/>
          <w:bCs/>
          <w:sz w:val="18"/>
          <w:szCs w:val="18"/>
          <w:u w:val="single"/>
        </w:rPr>
      </w:pPr>
    </w:p>
    <w:p w14:paraId="4A7FB317" w14:textId="028E771A" w:rsidR="00661DB8" w:rsidRDefault="00D64A30" w:rsidP="003A2B15">
      <w:pPr>
        <w:pStyle w:val="Heading1"/>
      </w:pPr>
      <w:r w:rsidRPr="00D64A30">
        <w:t>Label 2 Cosmetic Audit</w:t>
      </w:r>
    </w:p>
    <w:p w14:paraId="68829A0B" w14:textId="6D0A66D8" w:rsidR="00F5658A" w:rsidRDefault="00F5658A" w:rsidP="00F5658A">
      <w:pPr>
        <w:pStyle w:val="Heading2"/>
      </w:pPr>
      <w:r>
        <w:t>IFS Report</w:t>
      </w:r>
    </w:p>
    <w:p w14:paraId="43185A9D" w14:textId="4DE53E67" w:rsidR="00F5658A" w:rsidRDefault="00F5658A" w:rsidP="00F5658A">
      <w:r>
        <w:t>A new report layout will be created for Work Task Report. The new layout will be named as ‘Cosmetic Audit’.</w:t>
      </w:r>
      <w:r w:rsidR="00485C7D">
        <w:t xml:space="preserve"> This label will only be printed for dispersed products</w:t>
      </w:r>
    </w:p>
    <w:p w14:paraId="2C4CEC04" w14:textId="74B450A1" w:rsidR="00F5658A" w:rsidRPr="00F5658A" w:rsidRDefault="00F5658A" w:rsidP="00F5658A">
      <w:r>
        <w:rPr>
          <w:noProof/>
          <w:lang w:eastAsia="en-GB" w:bidi="si-LK"/>
        </w:rPr>
        <w:drawing>
          <wp:inline distT="0" distB="0" distL="0" distR="0" wp14:anchorId="4486224E" wp14:editId="7AF64F6B">
            <wp:extent cx="5731510" cy="14687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468755"/>
                    </a:xfrm>
                    <a:prstGeom prst="rect">
                      <a:avLst/>
                    </a:prstGeom>
                  </pic:spPr>
                </pic:pic>
              </a:graphicData>
            </a:graphic>
          </wp:inline>
        </w:drawing>
      </w:r>
    </w:p>
    <w:p w14:paraId="45487634" w14:textId="77777777" w:rsidR="00C36F05" w:rsidRDefault="00BC70EC" w:rsidP="00F5658A">
      <w:pPr>
        <w:pStyle w:val="Heading2"/>
      </w:pPr>
      <w:r>
        <w:t xml:space="preserve">Label size </w:t>
      </w:r>
    </w:p>
    <w:p w14:paraId="3C5FA753" w14:textId="07EB92B1" w:rsidR="00BC70EC" w:rsidRDefault="00BC70EC" w:rsidP="00C36F05">
      <w:r>
        <w:t>54mmX101mm – Dymo Item#S0722430</w:t>
      </w:r>
    </w:p>
    <w:p w14:paraId="2E7BD9C4" w14:textId="130B87A6" w:rsidR="00BC70EC" w:rsidRPr="00D64A30" w:rsidRDefault="00BC70EC" w:rsidP="00661DB8">
      <w:pPr>
        <w:pStyle w:val="NoSpacing"/>
        <w:rPr>
          <w:b/>
          <w:bCs/>
          <w:sz w:val="18"/>
          <w:szCs w:val="18"/>
          <w:u w:val="single"/>
        </w:rPr>
      </w:pPr>
    </w:p>
    <w:p w14:paraId="4BA5CF7A" w14:textId="184FFDB4" w:rsidR="001C23EF" w:rsidRDefault="001C23EF">
      <w:r>
        <w:rPr>
          <w:noProof/>
          <w:lang w:eastAsia="en-GB" w:bidi="si-LK"/>
        </w:rPr>
        <w:drawing>
          <wp:inline distT="0" distB="0" distL="0" distR="0" wp14:anchorId="4FC4AD51" wp14:editId="4ED61B76">
            <wp:extent cx="5397634" cy="277246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31">
                      <a:extLst>
                        <a:ext uri="{28A0092B-C50C-407E-A947-70E740481C1C}">
                          <a14:useLocalDpi xmlns:a14="http://schemas.microsoft.com/office/drawing/2010/main" val="0"/>
                        </a:ext>
                      </a:extLst>
                    </a:blip>
                    <a:stretch>
                      <a:fillRect/>
                    </a:stretch>
                  </pic:blipFill>
                  <pic:spPr>
                    <a:xfrm>
                      <a:off x="0" y="0"/>
                      <a:ext cx="5397634" cy="2772461"/>
                    </a:xfrm>
                    <a:prstGeom prst="rect">
                      <a:avLst/>
                    </a:prstGeom>
                  </pic:spPr>
                </pic:pic>
              </a:graphicData>
            </a:graphic>
          </wp:inline>
        </w:drawing>
      </w:r>
    </w:p>
    <w:p w14:paraId="4661DFB6" w14:textId="77777777" w:rsidR="00C36F05" w:rsidRPr="00C36F05" w:rsidRDefault="00C36F05" w:rsidP="00C36F05">
      <w:pPr>
        <w:pStyle w:val="Heading2"/>
      </w:pPr>
      <w:r w:rsidRPr="00C36F05">
        <w:t xml:space="preserve">Label </w:t>
      </w:r>
      <w:r>
        <w:t>Data Mapping</w:t>
      </w:r>
    </w:p>
    <w:p w14:paraId="5E7FE2CF" w14:textId="25B092C4" w:rsidR="001E7FFD" w:rsidRDefault="001E7FFD" w:rsidP="001E7FFD">
      <w:pPr>
        <w:pStyle w:val="NoSpacing"/>
        <w:rPr>
          <w:sz w:val="18"/>
          <w:szCs w:val="18"/>
        </w:rPr>
      </w:pPr>
    </w:p>
    <w:tbl>
      <w:tblPr>
        <w:tblStyle w:val="TableGrid"/>
        <w:tblW w:w="0" w:type="auto"/>
        <w:tblLook w:val="04A0" w:firstRow="1" w:lastRow="0" w:firstColumn="1" w:lastColumn="0" w:noHBand="0" w:noVBand="1"/>
      </w:tblPr>
      <w:tblGrid>
        <w:gridCol w:w="2263"/>
        <w:gridCol w:w="1457"/>
        <w:gridCol w:w="2648"/>
        <w:gridCol w:w="2648"/>
      </w:tblGrid>
      <w:tr w:rsidR="00F440E1" w14:paraId="3A6D6E4A" w14:textId="249E0FD7" w:rsidTr="00F5658A">
        <w:tc>
          <w:tcPr>
            <w:tcW w:w="2263" w:type="dxa"/>
            <w:shd w:val="clear" w:color="auto" w:fill="ED7D31" w:themeFill="accent2"/>
          </w:tcPr>
          <w:p w14:paraId="6B2D12D0" w14:textId="77777777" w:rsidR="00F440E1" w:rsidRDefault="00F440E1" w:rsidP="00D24363">
            <w:pPr>
              <w:pStyle w:val="NoSpacing"/>
              <w:rPr>
                <w:sz w:val="18"/>
                <w:szCs w:val="18"/>
              </w:rPr>
            </w:pPr>
            <w:r>
              <w:rPr>
                <w:sz w:val="18"/>
                <w:szCs w:val="18"/>
              </w:rPr>
              <w:lastRenderedPageBreak/>
              <w:t>LABEL FIELD</w:t>
            </w:r>
          </w:p>
        </w:tc>
        <w:tc>
          <w:tcPr>
            <w:tcW w:w="1457" w:type="dxa"/>
            <w:shd w:val="clear" w:color="auto" w:fill="ED7D31" w:themeFill="accent2"/>
          </w:tcPr>
          <w:p w14:paraId="3B3799D1" w14:textId="77777777" w:rsidR="00F440E1" w:rsidRDefault="00F440E1" w:rsidP="00D24363">
            <w:pPr>
              <w:pStyle w:val="NoSpacing"/>
              <w:rPr>
                <w:sz w:val="18"/>
                <w:szCs w:val="18"/>
              </w:rPr>
            </w:pPr>
            <w:r>
              <w:rPr>
                <w:sz w:val="18"/>
                <w:szCs w:val="18"/>
              </w:rPr>
              <w:t>IFS MAPPING</w:t>
            </w:r>
          </w:p>
        </w:tc>
        <w:tc>
          <w:tcPr>
            <w:tcW w:w="2648" w:type="dxa"/>
            <w:shd w:val="clear" w:color="auto" w:fill="ED7D31" w:themeFill="accent2"/>
          </w:tcPr>
          <w:p w14:paraId="5F14C243" w14:textId="5DFB8C8F" w:rsidR="00F440E1" w:rsidRDefault="00F440E1" w:rsidP="00D24363">
            <w:pPr>
              <w:pStyle w:val="NoSpacing"/>
              <w:rPr>
                <w:sz w:val="18"/>
                <w:szCs w:val="18"/>
              </w:rPr>
            </w:pPr>
            <w:r>
              <w:rPr>
                <w:sz w:val="18"/>
                <w:szCs w:val="18"/>
              </w:rPr>
              <w:t xml:space="preserve">Notes </w:t>
            </w:r>
          </w:p>
        </w:tc>
        <w:tc>
          <w:tcPr>
            <w:tcW w:w="2648" w:type="dxa"/>
            <w:shd w:val="clear" w:color="auto" w:fill="ED7D31" w:themeFill="accent2"/>
          </w:tcPr>
          <w:p w14:paraId="5ED28458" w14:textId="4E01E236" w:rsidR="00F440E1" w:rsidRDefault="00F440E1" w:rsidP="00D24363">
            <w:pPr>
              <w:pStyle w:val="NoSpacing"/>
              <w:rPr>
                <w:sz w:val="18"/>
                <w:szCs w:val="18"/>
              </w:rPr>
            </w:pPr>
            <w:r>
              <w:rPr>
                <w:sz w:val="18"/>
                <w:szCs w:val="18"/>
              </w:rPr>
              <w:t>Label Number Mapping</w:t>
            </w:r>
          </w:p>
        </w:tc>
      </w:tr>
      <w:tr w:rsidR="00F440E1" w14:paraId="6F98F29C" w14:textId="4D2C0A9F" w:rsidTr="00460AD0">
        <w:tc>
          <w:tcPr>
            <w:tcW w:w="2263" w:type="dxa"/>
          </w:tcPr>
          <w:p w14:paraId="70CD75F7" w14:textId="1F05A4CC" w:rsidR="00F440E1" w:rsidRDefault="00F440E1" w:rsidP="00D24363">
            <w:pPr>
              <w:pStyle w:val="NoSpacing"/>
              <w:rPr>
                <w:sz w:val="18"/>
                <w:szCs w:val="18"/>
              </w:rPr>
            </w:pPr>
            <w:r>
              <w:rPr>
                <w:sz w:val="18"/>
                <w:szCs w:val="18"/>
              </w:rPr>
              <w:t>Cosmetic Audit</w:t>
            </w:r>
          </w:p>
        </w:tc>
        <w:tc>
          <w:tcPr>
            <w:tcW w:w="1457" w:type="dxa"/>
          </w:tcPr>
          <w:p w14:paraId="15337FFE" w14:textId="28F27398" w:rsidR="00F440E1" w:rsidRDefault="00F440E1" w:rsidP="00D24363">
            <w:pPr>
              <w:pStyle w:val="NoSpacing"/>
              <w:rPr>
                <w:sz w:val="18"/>
                <w:szCs w:val="18"/>
              </w:rPr>
            </w:pPr>
          </w:p>
        </w:tc>
        <w:tc>
          <w:tcPr>
            <w:tcW w:w="2648" w:type="dxa"/>
          </w:tcPr>
          <w:p w14:paraId="73C1DF1B" w14:textId="6994CCA7" w:rsidR="00F440E1" w:rsidRDefault="00F5658A" w:rsidP="00D24363">
            <w:pPr>
              <w:pStyle w:val="NoSpacing"/>
              <w:rPr>
                <w:sz w:val="18"/>
                <w:szCs w:val="18"/>
              </w:rPr>
            </w:pPr>
            <w:r>
              <w:rPr>
                <w:sz w:val="18"/>
                <w:szCs w:val="18"/>
              </w:rPr>
              <w:t>This will the Report Title</w:t>
            </w:r>
          </w:p>
        </w:tc>
        <w:tc>
          <w:tcPr>
            <w:tcW w:w="2648" w:type="dxa"/>
          </w:tcPr>
          <w:p w14:paraId="2DA049C2" w14:textId="049ACF7F" w:rsidR="00F440E1" w:rsidRDefault="00460AD0" w:rsidP="00D24363">
            <w:pPr>
              <w:pStyle w:val="NoSpacing"/>
              <w:rPr>
                <w:sz w:val="18"/>
                <w:szCs w:val="18"/>
              </w:rPr>
            </w:pPr>
            <w:r>
              <w:rPr>
                <w:sz w:val="18"/>
                <w:szCs w:val="18"/>
              </w:rPr>
              <w:t>1</w:t>
            </w:r>
          </w:p>
        </w:tc>
      </w:tr>
      <w:tr w:rsidR="00F440E1" w14:paraId="49FC062D" w14:textId="793A62B4" w:rsidTr="00460AD0">
        <w:tc>
          <w:tcPr>
            <w:tcW w:w="2263" w:type="dxa"/>
          </w:tcPr>
          <w:p w14:paraId="4BD20ADC" w14:textId="4BA4AD7F" w:rsidR="00F440E1" w:rsidRDefault="00F440E1" w:rsidP="00E3609D">
            <w:pPr>
              <w:pStyle w:val="NoSpacing"/>
              <w:rPr>
                <w:sz w:val="18"/>
                <w:szCs w:val="18"/>
              </w:rPr>
            </w:pPr>
            <w:del w:id="66" w:author="Namal Mohottige" w:date="2021-07-08T11:49:00Z">
              <w:r w:rsidDel="00E3609D">
                <w:rPr>
                  <w:sz w:val="18"/>
                  <w:szCs w:val="18"/>
                </w:rPr>
                <w:delText xml:space="preserve">REC </w:delText>
              </w:r>
            </w:del>
            <w:ins w:id="67" w:author="Namal Mohottige" w:date="2021-07-08T11:49:00Z">
              <w:r w:rsidR="00E3609D">
                <w:rPr>
                  <w:sz w:val="18"/>
                  <w:szCs w:val="18"/>
                </w:rPr>
                <w:t xml:space="preserve">Repair </w:t>
              </w:r>
            </w:ins>
            <w:del w:id="68" w:author="Namal Mohottige" w:date="2021-07-08T11:49:00Z">
              <w:r w:rsidDel="00E3609D">
                <w:rPr>
                  <w:sz w:val="18"/>
                  <w:szCs w:val="18"/>
                </w:rPr>
                <w:delText>NO</w:delText>
              </w:r>
            </w:del>
            <w:ins w:id="69" w:author="Namal Mohottige" w:date="2021-07-08T11:49:00Z">
              <w:r w:rsidR="00E3609D">
                <w:rPr>
                  <w:sz w:val="18"/>
                  <w:szCs w:val="18"/>
                </w:rPr>
                <w:t>Wo No</w:t>
              </w:r>
            </w:ins>
            <w:r>
              <w:rPr>
                <w:sz w:val="18"/>
                <w:szCs w:val="18"/>
              </w:rPr>
              <w:t>.</w:t>
            </w:r>
          </w:p>
        </w:tc>
        <w:tc>
          <w:tcPr>
            <w:tcW w:w="1457" w:type="dxa"/>
          </w:tcPr>
          <w:p w14:paraId="53F78571" w14:textId="12BC4A45" w:rsidR="00F440E1" w:rsidRDefault="00F440E1" w:rsidP="00E3609D">
            <w:pPr>
              <w:pStyle w:val="NoSpacing"/>
              <w:rPr>
                <w:sz w:val="18"/>
                <w:szCs w:val="18"/>
              </w:rPr>
            </w:pPr>
            <w:del w:id="70" w:author="Namal Mohottige" w:date="2021-07-08T11:45:00Z">
              <w:r w:rsidDel="00E3609D">
                <w:rPr>
                  <w:sz w:val="18"/>
                  <w:szCs w:val="18"/>
                </w:rPr>
                <w:delText>TASK_NO</w:delText>
              </w:r>
            </w:del>
            <w:ins w:id="71" w:author="Namal Mohottige" w:date="2021-07-08T11:45:00Z">
              <w:r w:rsidR="00E3609D">
                <w:rPr>
                  <w:sz w:val="18"/>
                  <w:szCs w:val="18"/>
                </w:rPr>
                <w:t xml:space="preserve"> WORK ORDER</w:t>
              </w:r>
            </w:ins>
            <w:ins w:id="72" w:author="Namal Mohottige" w:date="2021-07-08T11:46:00Z">
              <w:r w:rsidR="00E3609D">
                <w:rPr>
                  <w:sz w:val="18"/>
                  <w:szCs w:val="18"/>
                </w:rPr>
                <w:t xml:space="preserve"> NO</w:t>
              </w:r>
            </w:ins>
          </w:p>
        </w:tc>
        <w:tc>
          <w:tcPr>
            <w:tcW w:w="2648" w:type="dxa"/>
          </w:tcPr>
          <w:p w14:paraId="59C732FD" w14:textId="77777777" w:rsidR="00F440E1" w:rsidRDefault="00F440E1" w:rsidP="00F440E1">
            <w:pPr>
              <w:pStyle w:val="NoSpacing"/>
              <w:rPr>
                <w:sz w:val="18"/>
                <w:szCs w:val="18"/>
              </w:rPr>
            </w:pPr>
          </w:p>
        </w:tc>
        <w:tc>
          <w:tcPr>
            <w:tcW w:w="2648" w:type="dxa"/>
          </w:tcPr>
          <w:p w14:paraId="4FE97B51" w14:textId="4216F522" w:rsidR="00F440E1" w:rsidRDefault="00460AD0" w:rsidP="00F440E1">
            <w:pPr>
              <w:pStyle w:val="NoSpacing"/>
              <w:rPr>
                <w:sz w:val="18"/>
                <w:szCs w:val="18"/>
              </w:rPr>
            </w:pPr>
            <w:r>
              <w:rPr>
                <w:sz w:val="18"/>
                <w:szCs w:val="18"/>
              </w:rPr>
              <w:t>2</w:t>
            </w:r>
          </w:p>
        </w:tc>
      </w:tr>
      <w:tr w:rsidR="00F440E1" w14:paraId="40E56E4B" w14:textId="4B2CA9DE" w:rsidTr="00460AD0">
        <w:tc>
          <w:tcPr>
            <w:tcW w:w="2263" w:type="dxa"/>
          </w:tcPr>
          <w:p w14:paraId="44EC1EA0" w14:textId="3038E7E0" w:rsidR="00F440E1" w:rsidRDefault="00F440E1" w:rsidP="00F440E1">
            <w:pPr>
              <w:pStyle w:val="NoSpacing"/>
              <w:rPr>
                <w:sz w:val="18"/>
                <w:szCs w:val="18"/>
              </w:rPr>
            </w:pPr>
            <w:r>
              <w:rPr>
                <w:sz w:val="18"/>
                <w:szCs w:val="18"/>
              </w:rPr>
              <w:t>CLEANING LEVEL</w:t>
            </w:r>
          </w:p>
        </w:tc>
        <w:tc>
          <w:tcPr>
            <w:tcW w:w="1457" w:type="dxa"/>
          </w:tcPr>
          <w:p w14:paraId="315FBBB0" w14:textId="122453D2" w:rsidR="00F440E1" w:rsidRDefault="00F440E1" w:rsidP="00F440E1">
            <w:pPr>
              <w:pStyle w:val="NoSpacing"/>
              <w:rPr>
                <w:sz w:val="18"/>
                <w:szCs w:val="18"/>
              </w:rPr>
            </w:pPr>
            <w:r>
              <w:rPr>
                <w:sz w:val="18"/>
                <w:szCs w:val="18"/>
              </w:rPr>
              <w:t>Task Template</w:t>
            </w:r>
          </w:p>
        </w:tc>
        <w:tc>
          <w:tcPr>
            <w:tcW w:w="2648" w:type="dxa"/>
          </w:tcPr>
          <w:p w14:paraId="40B0276E" w14:textId="77777777" w:rsidR="00F440E1" w:rsidRDefault="00F440E1" w:rsidP="00F440E1">
            <w:pPr>
              <w:pStyle w:val="NoSpacing"/>
              <w:rPr>
                <w:sz w:val="18"/>
                <w:szCs w:val="18"/>
              </w:rPr>
            </w:pPr>
          </w:p>
        </w:tc>
        <w:tc>
          <w:tcPr>
            <w:tcW w:w="2648" w:type="dxa"/>
          </w:tcPr>
          <w:p w14:paraId="0B7D8284" w14:textId="05C6E376" w:rsidR="00F440E1" w:rsidRDefault="00460AD0" w:rsidP="00F440E1">
            <w:pPr>
              <w:pStyle w:val="NoSpacing"/>
              <w:rPr>
                <w:sz w:val="18"/>
                <w:szCs w:val="18"/>
              </w:rPr>
            </w:pPr>
            <w:r>
              <w:rPr>
                <w:sz w:val="18"/>
                <w:szCs w:val="18"/>
              </w:rPr>
              <w:t>3</w:t>
            </w:r>
          </w:p>
        </w:tc>
      </w:tr>
      <w:tr w:rsidR="00F440E1" w14:paraId="457524FE" w14:textId="6904C5C3" w:rsidTr="00460AD0">
        <w:tc>
          <w:tcPr>
            <w:tcW w:w="2263" w:type="dxa"/>
          </w:tcPr>
          <w:p w14:paraId="3CC50A17" w14:textId="16B051CB" w:rsidR="00F440E1" w:rsidRDefault="00F440E1" w:rsidP="00F440E1">
            <w:pPr>
              <w:pStyle w:val="NoSpacing"/>
              <w:rPr>
                <w:sz w:val="18"/>
                <w:szCs w:val="18"/>
              </w:rPr>
            </w:pPr>
            <w:r>
              <w:rPr>
                <w:sz w:val="18"/>
                <w:szCs w:val="18"/>
              </w:rPr>
              <w:t>PROD NO</w:t>
            </w:r>
          </w:p>
        </w:tc>
        <w:tc>
          <w:tcPr>
            <w:tcW w:w="1457" w:type="dxa"/>
          </w:tcPr>
          <w:p w14:paraId="6E20DBD6" w14:textId="01BB55AC" w:rsidR="00F440E1" w:rsidRDefault="00F5658A" w:rsidP="00F440E1">
            <w:pPr>
              <w:pStyle w:val="NoSpacing"/>
              <w:rPr>
                <w:sz w:val="18"/>
                <w:szCs w:val="18"/>
              </w:rPr>
            </w:pPr>
            <w:r>
              <w:rPr>
                <w:sz w:val="18"/>
                <w:szCs w:val="18"/>
              </w:rPr>
              <w:t>Part No of Actual Object ID</w:t>
            </w:r>
          </w:p>
        </w:tc>
        <w:tc>
          <w:tcPr>
            <w:tcW w:w="2648" w:type="dxa"/>
          </w:tcPr>
          <w:p w14:paraId="7D9E8584" w14:textId="0C7C0102" w:rsidR="00F440E1" w:rsidRDefault="00F440E1" w:rsidP="00F440E1">
            <w:pPr>
              <w:pStyle w:val="NoSpacing"/>
              <w:rPr>
                <w:sz w:val="18"/>
                <w:szCs w:val="18"/>
              </w:rPr>
            </w:pPr>
          </w:p>
        </w:tc>
        <w:tc>
          <w:tcPr>
            <w:tcW w:w="2648" w:type="dxa"/>
          </w:tcPr>
          <w:p w14:paraId="7723B270" w14:textId="3160CE4F" w:rsidR="00F440E1" w:rsidRDefault="00460AD0" w:rsidP="00F440E1">
            <w:pPr>
              <w:pStyle w:val="NoSpacing"/>
              <w:rPr>
                <w:sz w:val="18"/>
                <w:szCs w:val="18"/>
              </w:rPr>
            </w:pPr>
            <w:r>
              <w:rPr>
                <w:sz w:val="18"/>
                <w:szCs w:val="18"/>
              </w:rPr>
              <w:t>12</w:t>
            </w:r>
          </w:p>
        </w:tc>
      </w:tr>
      <w:tr w:rsidR="00F440E1" w14:paraId="059E2CF0" w14:textId="2F816268" w:rsidTr="00460AD0">
        <w:tc>
          <w:tcPr>
            <w:tcW w:w="2263" w:type="dxa"/>
          </w:tcPr>
          <w:p w14:paraId="3A1910D8" w14:textId="053E9C8F" w:rsidR="00F440E1" w:rsidRDefault="00F440E1" w:rsidP="00F440E1">
            <w:pPr>
              <w:pStyle w:val="NoSpacing"/>
              <w:rPr>
                <w:sz w:val="18"/>
                <w:szCs w:val="18"/>
              </w:rPr>
            </w:pPr>
            <w:r>
              <w:rPr>
                <w:sz w:val="18"/>
                <w:szCs w:val="18"/>
              </w:rPr>
              <w:t>SERIAL NO</w:t>
            </w:r>
          </w:p>
        </w:tc>
        <w:tc>
          <w:tcPr>
            <w:tcW w:w="1457" w:type="dxa"/>
          </w:tcPr>
          <w:p w14:paraId="6EA80FDF" w14:textId="774D1607" w:rsidR="00F440E1" w:rsidRDefault="00F5658A" w:rsidP="00F440E1">
            <w:pPr>
              <w:pStyle w:val="NoSpacing"/>
              <w:rPr>
                <w:sz w:val="18"/>
                <w:szCs w:val="18"/>
              </w:rPr>
            </w:pPr>
            <w:r>
              <w:rPr>
                <w:sz w:val="18"/>
                <w:szCs w:val="18"/>
              </w:rPr>
              <w:t>Serial No of Actual Object ID</w:t>
            </w:r>
          </w:p>
        </w:tc>
        <w:tc>
          <w:tcPr>
            <w:tcW w:w="2648" w:type="dxa"/>
          </w:tcPr>
          <w:p w14:paraId="4075E34F" w14:textId="0C3F5124" w:rsidR="00F440E1" w:rsidRDefault="00F440E1" w:rsidP="00F440E1">
            <w:pPr>
              <w:pStyle w:val="NoSpacing"/>
              <w:rPr>
                <w:sz w:val="18"/>
                <w:szCs w:val="18"/>
              </w:rPr>
            </w:pPr>
          </w:p>
        </w:tc>
        <w:tc>
          <w:tcPr>
            <w:tcW w:w="2648" w:type="dxa"/>
          </w:tcPr>
          <w:p w14:paraId="11A90308" w14:textId="0A48E537" w:rsidR="00F440E1" w:rsidRDefault="00460AD0" w:rsidP="00F440E1">
            <w:pPr>
              <w:pStyle w:val="NoSpacing"/>
              <w:rPr>
                <w:sz w:val="18"/>
                <w:szCs w:val="18"/>
              </w:rPr>
            </w:pPr>
            <w:r>
              <w:rPr>
                <w:sz w:val="18"/>
                <w:szCs w:val="18"/>
              </w:rPr>
              <w:t>13</w:t>
            </w:r>
          </w:p>
        </w:tc>
      </w:tr>
      <w:tr w:rsidR="00F440E1" w14:paraId="5BD7AEEE" w14:textId="1BE5F5D1" w:rsidTr="00460AD0">
        <w:tc>
          <w:tcPr>
            <w:tcW w:w="2263" w:type="dxa"/>
          </w:tcPr>
          <w:p w14:paraId="202EA17F" w14:textId="56784C63" w:rsidR="00F440E1" w:rsidRDefault="00460AD0" w:rsidP="00F440E1">
            <w:pPr>
              <w:pStyle w:val="NoSpacing"/>
              <w:rPr>
                <w:sz w:val="18"/>
                <w:szCs w:val="18"/>
              </w:rPr>
            </w:pPr>
            <w:r>
              <w:rPr>
                <w:sz w:val="18"/>
                <w:szCs w:val="18"/>
              </w:rPr>
              <w:t>Initial Checker</w:t>
            </w:r>
          </w:p>
        </w:tc>
        <w:tc>
          <w:tcPr>
            <w:tcW w:w="1457" w:type="dxa"/>
          </w:tcPr>
          <w:p w14:paraId="37F6425B" w14:textId="2B2F0047" w:rsidR="00F440E1" w:rsidRDefault="00F5658A" w:rsidP="00F440E1">
            <w:pPr>
              <w:pStyle w:val="NoSpacing"/>
              <w:rPr>
                <w:sz w:val="18"/>
                <w:szCs w:val="18"/>
              </w:rPr>
            </w:pPr>
            <w:r>
              <w:rPr>
                <w:sz w:val="18"/>
                <w:szCs w:val="18"/>
              </w:rPr>
              <w:t>Hardcoded</w:t>
            </w:r>
          </w:p>
        </w:tc>
        <w:tc>
          <w:tcPr>
            <w:tcW w:w="2648" w:type="dxa"/>
          </w:tcPr>
          <w:p w14:paraId="7D5C5FE4" w14:textId="56C1C5AC" w:rsidR="00F440E1" w:rsidRDefault="00460AD0" w:rsidP="00F440E1">
            <w:pPr>
              <w:pStyle w:val="NoSpacing"/>
              <w:rPr>
                <w:sz w:val="18"/>
                <w:szCs w:val="18"/>
              </w:rPr>
            </w:pPr>
            <w:r>
              <w:rPr>
                <w:sz w:val="18"/>
                <w:szCs w:val="18"/>
              </w:rPr>
              <w:t>Tick = Ok,  X = Faulty</w:t>
            </w:r>
          </w:p>
        </w:tc>
        <w:tc>
          <w:tcPr>
            <w:tcW w:w="2648" w:type="dxa"/>
          </w:tcPr>
          <w:p w14:paraId="60141755" w14:textId="0102E91A" w:rsidR="00F440E1" w:rsidRDefault="00460AD0" w:rsidP="00F440E1">
            <w:pPr>
              <w:pStyle w:val="NoSpacing"/>
              <w:rPr>
                <w:sz w:val="18"/>
                <w:szCs w:val="18"/>
              </w:rPr>
            </w:pPr>
            <w:r>
              <w:rPr>
                <w:sz w:val="18"/>
                <w:szCs w:val="18"/>
              </w:rPr>
              <w:t>4 &amp; 5</w:t>
            </w:r>
          </w:p>
        </w:tc>
      </w:tr>
      <w:tr w:rsidR="00F440E1" w14:paraId="3A4AC39A" w14:textId="7DD011DC" w:rsidTr="00460AD0">
        <w:tc>
          <w:tcPr>
            <w:tcW w:w="2263" w:type="dxa"/>
          </w:tcPr>
          <w:p w14:paraId="7C5EB919" w14:textId="0CE3B872" w:rsidR="00F440E1" w:rsidRDefault="00460AD0" w:rsidP="00F440E1">
            <w:pPr>
              <w:pStyle w:val="NoSpacing"/>
              <w:rPr>
                <w:sz w:val="18"/>
                <w:szCs w:val="18"/>
              </w:rPr>
            </w:pPr>
            <w:r>
              <w:rPr>
                <w:sz w:val="18"/>
                <w:szCs w:val="18"/>
              </w:rPr>
              <w:t>Initial Action</w:t>
            </w:r>
          </w:p>
        </w:tc>
        <w:tc>
          <w:tcPr>
            <w:tcW w:w="1457" w:type="dxa"/>
          </w:tcPr>
          <w:p w14:paraId="58EFEFB6" w14:textId="1ACE924F" w:rsidR="00F440E1" w:rsidRDefault="00F5658A" w:rsidP="00F440E1">
            <w:pPr>
              <w:pStyle w:val="NoSpacing"/>
              <w:rPr>
                <w:sz w:val="18"/>
                <w:szCs w:val="18"/>
              </w:rPr>
            </w:pPr>
            <w:r>
              <w:rPr>
                <w:sz w:val="18"/>
                <w:szCs w:val="18"/>
              </w:rPr>
              <w:t>Hardcoded</w:t>
            </w:r>
          </w:p>
        </w:tc>
        <w:tc>
          <w:tcPr>
            <w:tcW w:w="2648" w:type="dxa"/>
          </w:tcPr>
          <w:p w14:paraId="07CC0E3C" w14:textId="0AC52777" w:rsidR="00F440E1" w:rsidRDefault="00460AD0" w:rsidP="00F440E1">
            <w:pPr>
              <w:pStyle w:val="NoSpacing"/>
              <w:rPr>
                <w:sz w:val="18"/>
                <w:szCs w:val="18"/>
              </w:rPr>
            </w:pPr>
            <w:r>
              <w:rPr>
                <w:sz w:val="18"/>
                <w:szCs w:val="18"/>
              </w:rPr>
              <w:t>Replace as stated</w:t>
            </w:r>
          </w:p>
        </w:tc>
        <w:tc>
          <w:tcPr>
            <w:tcW w:w="2648" w:type="dxa"/>
          </w:tcPr>
          <w:p w14:paraId="324A1A09" w14:textId="19254569" w:rsidR="00F440E1" w:rsidRDefault="00460AD0" w:rsidP="00F440E1">
            <w:pPr>
              <w:pStyle w:val="NoSpacing"/>
              <w:rPr>
                <w:sz w:val="18"/>
                <w:szCs w:val="18"/>
              </w:rPr>
            </w:pPr>
            <w:r>
              <w:rPr>
                <w:sz w:val="18"/>
                <w:szCs w:val="18"/>
              </w:rPr>
              <w:t>6 &amp; 7</w:t>
            </w:r>
          </w:p>
        </w:tc>
      </w:tr>
      <w:tr w:rsidR="00F440E1" w14:paraId="2484EFC4" w14:textId="5FD5A183" w:rsidTr="00460AD0">
        <w:tc>
          <w:tcPr>
            <w:tcW w:w="2263" w:type="dxa"/>
          </w:tcPr>
          <w:p w14:paraId="613EC070" w14:textId="1343D21C" w:rsidR="00F440E1" w:rsidRDefault="00460AD0" w:rsidP="00F440E1">
            <w:pPr>
              <w:pStyle w:val="NoSpacing"/>
              <w:rPr>
                <w:sz w:val="18"/>
                <w:szCs w:val="18"/>
              </w:rPr>
            </w:pPr>
            <w:r>
              <w:rPr>
                <w:sz w:val="18"/>
                <w:szCs w:val="18"/>
              </w:rPr>
              <w:t>PSU Test      P F N/A</w:t>
            </w:r>
          </w:p>
        </w:tc>
        <w:tc>
          <w:tcPr>
            <w:tcW w:w="1457" w:type="dxa"/>
          </w:tcPr>
          <w:p w14:paraId="3F696C31" w14:textId="177965B9" w:rsidR="00F440E1" w:rsidRDefault="00F5658A" w:rsidP="00F440E1">
            <w:pPr>
              <w:pStyle w:val="NoSpacing"/>
              <w:rPr>
                <w:sz w:val="18"/>
                <w:szCs w:val="18"/>
              </w:rPr>
            </w:pPr>
            <w:r>
              <w:rPr>
                <w:sz w:val="18"/>
                <w:szCs w:val="18"/>
              </w:rPr>
              <w:t>Hardcoded</w:t>
            </w:r>
          </w:p>
        </w:tc>
        <w:tc>
          <w:tcPr>
            <w:tcW w:w="2648" w:type="dxa"/>
          </w:tcPr>
          <w:p w14:paraId="4A687608" w14:textId="77777777" w:rsidR="00F440E1" w:rsidRDefault="00F440E1" w:rsidP="00F440E1">
            <w:pPr>
              <w:pStyle w:val="NoSpacing"/>
              <w:rPr>
                <w:sz w:val="18"/>
                <w:szCs w:val="18"/>
              </w:rPr>
            </w:pPr>
          </w:p>
        </w:tc>
        <w:tc>
          <w:tcPr>
            <w:tcW w:w="2648" w:type="dxa"/>
          </w:tcPr>
          <w:p w14:paraId="21A1FB0E" w14:textId="22B9EEA0" w:rsidR="00F440E1" w:rsidRDefault="00460AD0" w:rsidP="00F440E1">
            <w:pPr>
              <w:pStyle w:val="NoSpacing"/>
              <w:rPr>
                <w:sz w:val="18"/>
                <w:szCs w:val="18"/>
              </w:rPr>
            </w:pPr>
            <w:r>
              <w:rPr>
                <w:sz w:val="18"/>
                <w:szCs w:val="18"/>
              </w:rPr>
              <w:t>8</w:t>
            </w:r>
          </w:p>
        </w:tc>
      </w:tr>
      <w:tr w:rsidR="00F440E1" w14:paraId="46C32B5B" w14:textId="5E29011B" w:rsidTr="00460AD0">
        <w:tc>
          <w:tcPr>
            <w:tcW w:w="2263" w:type="dxa"/>
          </w:tcPr>
          <w:p w14:paraId="1AEF0A65" w14:textId="2BE02A7B" w:rsidR="00F440E1" w:rsidRDefault="00460AD0" w:rsidP="00F440E1">
            <w:pPr>
              <w:pStyle w:val="NoSpacing"/>
              <w:rPr>
                <w:sz w:val="18"/>
                <w:szCs w:val="18"/>
              </w:rPr>
            </w:pPr>
            <w:r>
              <w:rPr>
                <w:sz w:val="18"/>
                <w:szCs w:val="18"/>
              </w:rPr>
              <w:t>L Cord Test  P F N/A</w:t>
            </w:r>
          </w:p>
        </w:tc>
        <w:tc>
          <w:tcPr>
            <w:tcW w:w="1457" w:type="dxa"/>
          </w:tcPr>
          <w:p w14:paraId="5F6E9683" w14:textId="64CD8812" w:rsidR="00F440E1" w:rsidRDefault="00F5658A" w:rsidP="00F440E1">
            <w:pPr>
              <w:pStyle w:val="NoSpacing"/>
              <w:rPr>
                <w:sz w:val="18"/>
                <w:szCs w:val="18"/>
              </w:rPr>
            </w:pPr>
            <w:r>
              <w:rPr>
                <w:sz w:val="18"/>
                <w:szCs w:val="18"/>
              </w:rPr>
              <w:t>Hardcoded</w:t>
            </w:r>
          </w:p>
        </w:tc>
        <w:tc>
          <w:tcPr>
            <w:tcW w:w="2648" w:type="dxa"/>
          </w:tcPr>
          <w:p w14:paraId="309106EB" w14:textId="77777777" w:rsidR="00F440E1" w:rsidRDefault="00F440E1" w:rsidP="00F440E1">
            <w:pPr>
              <w:pStyle w:val="NoSpacing"/>
              <w:rPr>
                <w:sz w:val="18"/>
                <w:szCs w:val="18"/>
              </w:rPr>
            </w:pPr>
          </w:p>
        </w:tc>
        <w:tc>
          <w:tcPr>
            <w:tcW w:w="2648" w:type="dxa"/>
          </w:tcPr>
          <w:p w14:paraId="661C4B6A" w14:textId="52042B9E" w:rsidR="00F440E1" w:rsidRDefault="00460AD0" w:rsidP="00F440E1">
            <w:pPr>
              <w:pStyle w:val="NoSpacing"/>
              <w:rPr>
                <w:sz w:val="18"/>
                <w:szCs w:val="18"/>
              </w:rPr>
            </w:pPr>
            <w:r>
              <w:rPr>
                <w:sz w:val="18"/>
                <w:szCs w:val="18"/>
              </w:rPr>
              <w:t>8</w:t>
            </w:r>
          </w:p>
        </w:tc>
      </w:tr>
      <w:tr w:rsidR="00F440E1" w14:paraId="296AB300" w14:textId="6685FCD8" w:rsidTr="00460AD0">
        <w:tc>
          <w:tcPr>
            <w:tcW w:w="2263" w:type="dxa"/>
          </w:tcPr>
          <w:p w14:paraId="48630E8F" w14:textId="0AC0D50C" w:rsidR="00F440E1" w:rsidRDefault="00460AD0" w:rsidP="00F440E1">
            <w:pPr>
              <w:pStyle w:val="NoSpacing"/>
              <w:rPr>
                <w:sz w:val="18"/>
                <w:szCs w:val="18"/>
              </w:rPr>
            </w:pPr>
            <w:proofErr w:type="spellStart"/>
            <w:r>
              <w:rPr>
                <w:sz w:val="18"/>
                <w:szCs w:val="18"/>
              </w:rPr>
              <w:t>Adpt</w:t>
            </w:r>
            <w:proofErr w:type="spellEnd"/>
            <w:r>
              <w:rPr>
                <w:sz w:val="18"/>
                <w:szCs w:val="18"/>
              </w:rPr>
              <w:t xml:space="preserve"> Test     P F N/A</w:t>
            </w:r>
          </w:p>
        </w:tc>
        <w:tc>
          <w:tcPr>
            <w:tcW w:w="1457" w:type="dxa"/>
          </w:tcPr>
          <w:p w14:paraId="1B326F40" w14:textId="44FF50DA" w:rsidR="00F440E1" w:rsidRDefault="00F5658A" w:rsidP="00F440E1">
            <w:pPr>
              <w:pStyle w:val="NoSpacing"/>
              <w:rPr>
                <w:sz w:val="18"/>
                <w:szCs w:val="18"/>
              </w:rPr>
            </w:pPr>
            <w:r>
              <w:rPr>
                <w:sz w:val="18"/>
                <w:szCs w:val="18"/>
              </w:rPr>
              <w:t>Hardcoded</w:t>
            </w:r>
          </w:p>
        </w:tc>
        <w:tc>
          <w:tcPr>
            <w:tcW w:w="2648" w:type="dxa"/>
          </w:tcPr>
          <w:p w14:paraId="78E2A1EB" w14:textId="77777777" w:rsidR="00F440E1" w:rsidRDefault="00F440E1" w:rsidP="00F440E1">
            <w:pPr>
              <w:pStyle w:val="NoSpacing"/>
              <w:rPr>
                <w:sz w:val="18"/>
                <w:szCs w:val="18"/>
              </w:rPr>
            </w:pPr>
          </w:p>
        </w:tc>
        <w:tc>
          <w:tcPr>
            <w:tcW w:w="2648" w:type="dxa"/>
          </w:tcPr>
          <w:p w14:paraId="3D41D46B" w14:textId="050A2EC9" w:rsidR="00F440E1" w:rsidRDefault="00460AD0" w:rsidP="00F440E1">
            <w:pPr>
              <w:pStyle w:val="NoSpacing"/>
              <w:rPr>
                <w:sz w:val="18"/>
                <w:szCs w:val="18"/>
              </w:rPr>
            </w:pPr>
            <w:r>
              <w:rPr>
                <w:sz w:val="18"/>
                <w:szCs w:val="18"/>
              </w:rPr>
              <w:t>8</w:t>
            </w:r>
          </w:p>
        </w:tc>
      </w:tr>
      <w:tr w:rsidR="00F440E1" w14:paraId="7E65951B" w14:textId="217EE091" w:rsidTr="00460AD0">
        <w:tc>
          <w:tcPr>
            <w:tcW w:w="2263" w:type="dxa"/>
          </w:tcPr>
          <w:p w14:paraId="7D61DFF0" w14:textId="56C621BE" w:rsidR="00F440E1" w:rsidRDefault="00460AD0" w:rsidP="00F440E1">
            <w:pPr>
              <w:pStyle w:val="NoSpacing"/>
              <w:rPr>
                <w:sz w:val="18"/>
                <w:szCs w:val="18"/>
              </w:rPr>
            </w:pPr>
            <w:r>
              <w:rPr>
                <w:sz w:val="18"/>
                <w:szCs w:val="18"/>
              </w:rPr>
              <w:t>Additional Repair Detail</w:t>
            </w:r>
          </w:p>
        </w:tc>
        <w:tc>
          <w:tcPr>
            <w:tcW w:w="1457" w:type="dxa"/>
          </w:tcPr>
          <w:p w14:paraId="2ED8EB55" w14:textId="1C61BB9B" w:rsidR="00F440E1" w:rsidRDefault="00F5658A" w:rsidP="00F440E1">
            <w:pPr>
              <w:pStyle w:val="NoSpacing"/>
              <w:rPr>
                <w:sz w:val="18"/>
                <w:szCs w:val="18"/>
              </w:rPr>
            </w:pPr>
            <w:r>
              <w:rPr>
                <w:sz w:val="18"/>
                <w:szCs w:val="18"/>
              </w:rPr>
              <w:t>Hardcoded</w:t>
            </w:r>
          </w:p>
        </w:tc>
        <w:tc>
          <w:tcPr>
            <w:tcW w:w="2648" w:type="dxa"/>
          </w:tcPr>
          <w:p w14:paraId="52C8DA25" w14:textId="199C1F4B" w:rsidR="00F440E1" w:rsidRDefault="00460AD0" w:rsidP="00F440E1">
            <w:pPr>
              <w:pStyle w:val="NoSpacing"/>
              <w:rPr>
                <w:sz w:val="18"/>
                <w:szCs w:val="18"/>
              </w:rPr>
            </w:pPr>
            <w:r>
              <w:rPr>
                <w:sz w:val="18"/>
                <w:szCs w:val="18"/>
              </w:rPr>
              <w:t>Name                              Date</w:t>
            </w:r>
          </w:p>
        </w:tc>
        <w:tc>
          <w:tcPr>
            <w:tcW w:w="2648" w:type="dxa"/>
          </w:tcPr>
          <w:p w14:paraId="1B79F065" w14:textId="0A0956E9" w:rsidR="00F440E1" w:rsidRDefault="00460AD0" w:rsidP="00F440E1">
            <w:pPr>
              <w:pStyle w:val="NoSpacing"/>
              <w:rPr>
                <w:sz w:val="18"/>
                <w:szCs w:val="18"/>
              </w:rPr>
            </w:pPr>
            <w:r>
              <w:rPr>
                <w:sz w:val="18"/>
                <w:szCs w:val="18"/>
              </w:rPr>
              <w:t>9</w:t>
            </w:r>
          </w:p>
        </w:tc>
      </w:tr>
      <w:tr w:rsidR="00F440E1" w14:paraId="2C30CCAC" w14:textId="300824BD" w:rsidTr="00460AD0">
        <w:tc>
          <w:tcPr>
            <w:tcW w:w="2263" w:type="dxa"/>
          </w:tcPr>
          <w:p w14:paraId="1A161A95" w14:textId="1D2F6F58" w:rsidR="00F440E1" w:rsidRDefault="00460AD0" w:rsidP="00F440E1">
            <w:pPr>
              <w:pStyle w:val="NoSpacing"/>
              <w:rPr>
                <w:sz w:val="18"/>
                <w:szCs w:val="18"/>
              </w:rPr>
            </w:pPr>
            <w:r>
              <w:rPr>
                <w:sz w:val="18"/>
                <w:szCs w:val="18"/>
              </w:rPr>
              <w:t>SPC Charge Repair Yes / No</w:t>
            </w:r>
            <w:r w:rsidR="00FA283C">
              <w:rPr>
                <w:sz w:val="18"/>
                <w:szCs w:val="18"/>
              </w:rPr>
              <w:t xml:space="preserve"> </w:t>
            </w:r>
          </w:p>
        </w:tc>
        <w:tc>
          <w:tcPr>
            <w:tcW w:w="1457" w:type="dxa"/>
          </w:tcPr>
          <w:p w14:paraId="5D067DA6" w14:textId="77777777" w:rsidR="00F440E1" w:rsidRDefault="00F440E1" w:rsidP="00F440E1">
            <w:pPr>
              <w:pStyle w:val="NoSpacing"/>
              <w:rPr>
                <w:sz w:val="18"/>
                <w:szCs w:val="18"/>
              </w:rPr>
            </w:pPr>
          </w:p>
        </w:tc>
        <w:tc>
          <w:tcPr>
            <w:tcW w:w="2648" w:type="dxa"/>
          </w:tcPr>
          <w:p w14:paraId="2FD04928" w14:textId="77777777" w:rsidR="00F440E1" w:rsidRDefault="00F440E1" w:rsidP="00F440E1">
            <w:pPr>
              <w:pStyle w:val="NoSpacing"/>
              <w:rPr>
                <w:sz w:val="18"/>
                <w:szCs w:val="18"/>
              </w:rPr>
            </w:pPr>
          </w:p>
          <w:p w14:paraId="5D0F39FF" w14:textId="2E0FD0F6" w:rsidR="00FA283C" w:rsidRDefault="00FA283C" w:rsidP="00F440E1">
            <w:pPr>
              <w:pStyle w:val="NoSpacing"/>
              <w:rPr>
                <w:sz w:val="18"/>
                <w:szCs w:val="18"/>
              </w:rPr>
            </w:pPr>
          </w:p>
        </w:tc>
        <w:tc>
          <w:tcPr>
            <w:tcW w:w="2648" w:type="dxa"/>
          </w:tcPr>
          <w:p w14:paraId="43763C87" w14:textId="791B77AF" w:rsidR="00FA283C" w:rsidRDefault="00FA283C" w:rsidP="00F440E1">
            <w:pPr>
              <w:pStyle w:val="NoSpacing"/>
              <w:rPr>
                <w:sz w:val="18"/>
                <w:szCs w:val="18"/>
              </w:rPr>
            </w:pPr>
            <w:r>
              <w:rPr>
                <w:sz w:val="18"/>
                <w:szCs w:val="18"/>
              </w:rPr>
              <w:t>11</w:t>
            </w:r>
          </w:p>
        </w:tc>
      </w:tr>
      <w:tr w:rsidR="00FA283C" w14:paraId="044B483C" w14:textId="77777777" w:rsidTr="00460AD0">
        <w:tc>
          <w:tcPr>
            <w:tcW w:w="2263" w:type="dxa"/>
          </w:tcPr>
          <w:p w14:paraId="07FE5CFD" w14:textId="062A2F13" w:rsidR="00FA283C" w:rsidRDefault="00FA283C" w:rsidP="00F440E1">
            <w:pPr>
              <w:pStyle w:val="NoSpacing"/>
              <w:rPr>
                <w:sz w:val="18"/>
                <w:szCs w:val="18"/>
              </w:rPr>
            </w:pPr>
            <w:r>
              <w:rPr>
                <w:sz w:val="18"/>
                <w:szCs w:val="18"/>
              </w:rPr>
              <w:t>SPRN Reason</w:t>
            </w:r>
          </w:p>
        </w:tc>
        <w:tc>
          <w:tcPr>
            <w:tcW w:w="1457" w:type="dxa"/>
          </w:tcPr>
          <w:p w14:paraId="44421167" w14:textId="6A7EFC09" w:rsidR="00FA283C" w:rsidRDefault="00D31F10" w:rsidP="00F440E1">
            <w:pPr>
              <w:pStyle w:val="NoSpacing"/>
              <w:rPr>
                <w:sz w:val="18"/>
                <w:szCs w:val="18"/>
              </w:rPr>
            </w:pPr>
            <w:r>
              <w:rPr>
                <w:sz w:val="18"/>
                <w:szCs w:val="18"/>
              </w:rPr>
              <w:t>Hardcoded</w:t>
            </w:r>
          </w:p>
        </w:tc>
        <w:tc>
          <w:tcPr>
            <w:tcW w:w="2648" w:type="dxa"/>
          </w:tcPr>
          <w:p w14:paraId="35A27ECD" w14:textId="77777777" w:rsidR="00FA283C" w:rsidRDefault="00FA283C" w:rsidP="00F440E1">
            <w:pPr>
              <w:pStyle w:val="NoSpacing"/>
              <w:rPr>
                <w:sz w:val="18"/>
                <w:szCs w:val="18"/>
              </w:rPr>
            </w:pPr>
          </w:p>
        </w:tc>
        <w:tc>
          <w:tcPr>
            <w:tcW w:w="2648" w:type="dxa"/>
          </w:tcPr>
          <w:p w14:paraId="35E744E8" w14:textId="4D6086A2" w:rsidR="00FA283C" w:rsidRDefault="00FA283C" w:rsidP="00F440E1">
            <w:pPr>
              <w:pStyle w:val="NoSpacing"/>
              <w:rPr>
                <w:sz w:val="18"/>
                <w:szCs w:val="18"/>
              </w:rPr>
            </w:pPr>
            <w:r>
              <w:rPr>
                <w:sz w:val="18"/>
                <w:szCs w:val="18"/>
              </w:rPr>
              <w:t>11</w:t>
            </w:r>
          </w:p>
        </w:tc>
      </w:tr>
    </w:tbl>
    <w:p w14:paraId="67289E93" w14:textId="77777777" w:rsidR="001E7FFD" w:rsidRDefault="001E7FFD" w:rsidP="001E7FFD">
      <w:pPr>
        <w:pStyle w:val="NoSpacing"/>
        <w:rPr>
          <w:sz w:val="18"/>
          <w:szCs w:val="18"/>
        </w:rPr>
      </w:pPr>
    </w:p>
    <w:p w14:paraId="4AC0A508" w14:textId="12E0B805" w:rsidR="00FA283C" w:rsidRDefault="00FA283C">
      <w:r>
        <w:t>BM = Bottom Moulding, TM = Top Moulding, BT = BT Lead, TX = Transformer,</w:t>
      </w:r>
      <w:r w:rsidR="00D64A30">
        <w:t xml:space="preserve"> </w:t>
      </w:r>
      <w:r>
        <w:t>RX = Receiver,</w:t>
      </w:r>
    </w:p>
    <w:p w14:paraId="3191539A" w14:textId="29F7259B" w:rsidR="00FA283C" w:rsidRDefault="00FA283C">
      <w:r>
        <w:t xml:space="preserve">Bat = Battery, </w:t>
      </w:r>
      <w:proofErr w:type="spellStart"/>
      <w:r>
        <w:t>Adpt</w:t>
      </w:r>
      <w:proofErr w:type="spellEnd"/>
      <w:r>
        <w:t xml:space="preserve"> =Telephone Adaptor </w:t>
      </w:r>
    </w:p>
    <w:p w14:paraId="20FB05E7" w14:textId="59EBA06C" w:rsidR="00BC70EC" w:rsidRDefault="0084394D">
      <w:r>
        <w:rPr>
          <w:noProof/>
          <w:lang w:eastAsia="en-GB" w:bidi="si-LK"/>
        </w:rPr>
        <mc:AlternateContent>
          <mc:Choice Requires="wps">
            <w:drawing>
              <wp:anchor distT="0" distB="0" distL="114300" distR="114300" simplePos="0" relativeHeight="251689984" behindDoc="0" locked="0" layoutInCell="1" allowOverlap="1" wp14:anchorId="3F762DA5" wp14:editId="0285CDB9">
                <wp:simplePos x="0" y="0"/>
                <wp:positionH relativeFrom="column">
                  <wp:posOffset>950976</wp:posOffset>
                </wp:positionH>
                <wp:positionV relativeFrom="paragraph">
                  <wp:posOffset>1576121</wp:posOffset>
                </wp:positionV>
                <wp:extent cx="285293" cy="534009"/>
                <wp:effectExtent l="0" t="38100" r="57785" b="19050"/>
                <wp:wrapNone/>
                <wp:docPr id="70" name="Straight Arrow Connector 70"/>
                <wp:cNvGraphicFramePr/>
                <a:graphic xmlns:a="http://schemas.openxmlformats.org/drawingml/2006/main">
                  <a:graphicData uri="http://schemas.microsoft.com/office/word/2010/wordprocessingShape">
                    <wps:wsp>
                      <wps:cNvCnPr/>
                      <wps:spPr>
                        <a:xfrm flipV="1">
                          <a:off x="0" y="0"/>
                          <a:ext cx="285293" cy="5340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CAC0A27">
              <v:shape id="Straight Arrow Connector 70" style="position:absolute;margin-left:74.9pt;margin-top:124.1pt;width:22.45pt;height:42.05pt;flip:y;z-index:25168998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" w14:anchorId="02A55E00">
                <v:stroke joinstyle="miter" endarrow="block"/>
              </v:shape>
            </w:pict>
          </mc:Fallback>
        </mc:AlternateContent>
      </w:r>
      <w:r>
        <w:rPr>
          <w:noProof/>
          <w:lang w:eastAsia="en-GB" w:bidi="si-LK"/>
        </w:rPr>
        <mc:AlternateContent>
          <mc:Choice Requires="wps">
            <w:drawing>
              <wp:anchor distT="0" distB="0" distL="114300" distR="114300" simplePos="0" relativeHeight="251688960" behindDoc="0" locked="0" layoutInCell="1" allowOverlap="1" wp14:anchorId="2A992CB8" wp14:editId="0CAA0DA1">
                <wp:simplePos x="0" y="0"/>
                <wp:positionH relativeFrom="column">
                  <wp:posOffset>1784908</wp:posOffset>
                </wp:positionH>
                <wp:positionV relativeFrom="paragraph">
                  <wp:posOffset>903121</wp:posOffset>
                </wp:positionV>
                <wp:extent cx="1547495" cy="990423"/>
                <wp:effectExtent l="38100" t="38100" r="33655" b="19685"/>
                <wp:wrapNone/>
                <wp:docPr id="68" name="Straight Arrow Connector 68"/>
                <wp:cNvGraphicFramePr/>
                <a:graphic xmlns:a="http://schemas.openxmlformats.org/drawingml/2006/main">
                  <a:graphicData uri="http://schemas.microsoft.com/office/word/2010/wordprocessingShape">
                    <wps:wsp>
                      <wps:cNvCnPr/>
                      <wps:spPr>
                        <a:xfrm flipH="1" flipV="1">
                          <a:off x="0" y="0"/>
                          <a:ext cx="1547495" cy="990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B93EE66">
              <v:shape id="Straight Arrow Connector 68" style="position:absolute;margin-left:140.55pt;margin-top:71.1pt;width:121.85pt;height:78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" w14:anchorId="7F14F8AE">
                <v:stroke joinstyle="miter" endarrow="block"/>
              </v:shape>
            </w:pict>
          </mc:Fallback>
        </mc:AlternateContent>
      </w:r>
      <w:r>
        <w:rPr>
          <w:noProof/>
          <w:lang w:eastAsia="en-GB" w:bidi="si-LK"/>
        </w:rPr>
        <w:drawing>
          <wp:inline distT="0" distB="0" distL="0" distR="0" wp14:anchorId="03AA1A9D" wp14:editId="3F65FC3B">
            <wp:extent cx="4143375" cy="174101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8604" cy="1751619"/>
                    </a:xfrm>
                    <a:prstGeom prst="rect">
                      <a:avLst/>
                    </a:prstGeom>
                  </pic:spPr>
                </pic:pic>
              </a:graphicData>
            </a:graphic>
          </wp:inline>
        </w:drawing>
      </w:r>
    </w:p>
    <w:p w14:paraId="10A1DE06" w14:textId="75FAB7FF" w:rsidR="00AF31B8" w:rsidRDefault="0084394D">
      <w:r>
        <w:t>The clean type can be identified from the task template No 3 and the cosmetic header from the task description No 1</w:t>
      </w:r>
    </w:p>
    <w:p w14:paraId="0680FA9F" w14:textId="77777777" w:rsidR="00D64A30" w:rsidRDefault="00D64A30">
      <w:pPr>
        <w:rPr>
          <w:b/>
          <w:bCs/>
          <w:u w:val="single"/>
        </w:rPr>
      </w:pPr>
    </w:p>
    <w:p w14:paraId="460626F7" w14:textId="1D172C2B" w:rsidR="00D64A30" w:rsidRDefault="00D31F10">
      <w:pPr>
        <w:rPr>
          <w:b/>
          <w:bCs/>
          <w:u w:val="single"/>
        </w:rPr>
      </w:pPr>
      <w:r>
        <w:rPr>
          <w:b/>
          <w:bCs/>
          <w:noProof/>
          <w:u w:val="single"/>
          <w:lang w:eastAsia="en-GB" w:bidi="si-LK"/>
        </w:rPr>
        <w:lastRenderedPageBreak/>
        <mc:AlternateContent>
          <mc:Choice Requires="wps">
            <w:drawing>
              <wp:anchor distT="0" distB="0" distL="114300" distR="114300" simplePos="0" relativeHeight="251695104" behindDoc="0" locked="0" layoutInCell="1" allowOverlap="1" wp14:anchorId="04F8341B" wp14:editId="27FB7807">
                <wp:simplePos x="0" y="0"/>
                <wp:positionH relativeFrom="column">
                  <wp:posOffset>183547</wp:posOffset>
                </wp:positionH>
                <wp:positionV relativeFrom="paragraph">
                  <wp:posOffset>1318047</wp:posOffset>
                </wp:positionV>
                <wp:extent cx="1107960" cy="2312698"/>
                <wp:effectExtent l="0" t="38100" r="54610" b="30480"/>
                <wp:wrapNone/>
                <wp:docPr id="17" name="Straight Arrow Connector 17"/>
                <wp:cNvGraphicFramePr/>
                <a:graphic xmlns:a="http://schemas.openxmlformats.org/drawingml/2006/main">
                  <a:graphicData uri="http://schemas.microsoft.com/office/word/2010/wordprocessingShape">
                    <wps:wsp>
                      <wps:cNvCnPr/>
                      <wps:spPr>
                        <a:xfrm flipV="1">
                          <a:off x="0" y="0"/>
                          <a:ext cx="1107960" cy="2312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452A2FF7">
              <v:shape id="Straight Arrow Connector 17" style="position:absolute;margin-left:14.45pt;margin-top:103.8pt;width:87.25pt;height:182.1pt;flip:y;z-index:25169510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" w14:anchorId="6853C91D">
                <v:stroke joinstyle="miter" endarrow="block"/>
              </v:shape>
            </w:pict>
          </mc:Fallback>
        </mc:AlternateContent>
      </w:r>
      <w:r w:rsidR="00F5658A" w:rsidRPr="00F5658A">
        <w:rPr>
          <w:b/>
          <w:bCs/>
          <w:noProof/>
          <w:u w:val="single"/>
          <w:lang w:eastAsia="en-GB" w:bidi="si-LK"/>
        </w:rPr>
        <w:drawing>
          <wp:inline distT="0" distB="0" distL="0" distR="0" wp14:anchorId="5EC2A77B" wp14:editId="6718E4D9">
            <wp:extent cx="5731510" cy="34245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24555"/>
                    </a:xfrm>
                    <a:prstGeom prst="rect">
                      <a:avLst/>
                    </a:prstGeom>
                  </pic:spPr>
                </pic:pic>
              </a:graphicData>
            </a:graphic>
          </wp:inline>
        </w:drawing>
      </w:r>
      <w:r>
        <w:t>12,13 – Part No and Serial No</w:t>
      </w:r>
    </w:p>
    <w:p w14:paraId="3FCACA6A" w14:textId="77777777" w:rsidR="00D64A30" w:rsidRDefault="00D64A30">
      <w:pPr>
        <w:rPr>
          <w:b/>
          <w:bCs/>
          <w:u w:val="single"/>
        </w:rPr>
      </w:pPr>
    </w:p>
    <w:p w14:paraId="38F8AE98" w14:textId="77777777" w:rsidR="00D64A30" w:rsidRDefault="00D64A30">
      <w:pPr>
        <w:rPr>
          <w:b/>
          <w:bCs/>
          <w:u w:val="single"/>
        </w:rPr>
      </w:pPr>
    </w:p>
    <w:p w14:paraId="66F3683D" w14:textId="77777777" w:rsidR="00D64A30" w:rsidRDefault="00D64A30">
      <w:pPr>
        <w:rPr>
          <w:b/>
          <w:bCs/>
          <w:u w:val="single"/>
        </w:rPr>
      </w:pPr>
    </w:p>
    <w:p w14:paraId="407D2515" w14:textId="0D788E77" w:rsidR="00AF31B8" w:rsidRDefault="00AF31B8" w:rsidP="003A2B15">
      <w:pPr>
        <w:pStyle w:val="Heading1"/>
      </w:pPr>
      <w:r w:rsidRPr="00D64A30">
        <w:t xml:space="preserve">Label 3 – </w:t>
      </w:r>
      <w:r w:rsidR="00D64A30" w:rsidRPr="00D64A30">
        <w:t>Test Label</w:t>
      </w:r>
    </w:p>
    <w:p w14:paraId="00694CCB" w14:textId="77777777" w:rsidR="00D31F10" w:rsidRDefault="00D31F10" w:rsidP="00D31F10">
      <w:pPr>
        <w:pStyle w:val="Heading2"/>
      </w:pPr>
      <w:r>
        <w:t>IFS Report</w:t>
      </w:r>
    </w:p>
    <w:p w14:paraId="4582E073" w14:textId="3C878464" w:rsidR="00485C7D" w:rsidRDefault="00D31F10" w:rsidP="00C93B1B">
      <w:pPr>
        <w:jc w:val="both"/>
      </w:pPr>
      <w:r>
        <w:t>A new report layout will be created for Work Task Report. The new layout will be named as ‘Test Label’.</w:t>
      </w:r>
      <w:r w:rsidR="00485C7D">
        <w:t xml:space="preserve"> This label will only be printed for dispersed products</w:t>
      </w:r>
      <w:r w:rsidR="00C93B1B">
        <w:t>.</w:t>
      </w:r>
    </w:p>
    <w:p w14:paraId="25D177FC" w14:textId="77777777" w:rsidR="00D31F10" w:rsidRPr="00F5658A" w:rsidRDefault="00D31F10" w:rsidP="00D31F10">
      <w:r>
        <w:rPr>
          <w:noProof/>
          <w:lang w:eastAsia="en-GB" w:bidi="si-LK"/>
        </w:rPr>
        <w:drawing>
          <wp:inline distT="0" distB="0" distL="0" distR="0" wp14:anchorId="6FF4BB9C" wp14:editId="77D1ADE0">
            <wp:extent cx="5731510" cy="14687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468755"/>
                    </a:xfrm>
                    <a:prstGeom prst="rect">
                      <a:avLst/>
                    </a:prstGeom>
                  </pic:spPr>
                </pic:pic>
              </a:graphicData>
            </a:graphic>
          </wp:inline>
        </w:drawing>
      </w:r>
    </w:p>
    <w:p w14:paraId="34B78B57" w14:textId="77777777" w:rsidR="00D31F10" w:rsidRPr="00D31F10" w:rsidRDefault="00D31F10" w:rsidP="00D31F10"/>
    <w:p w14:paraId="168612AB" w14:textId="77777777" w:rsidR="00C36F05" w:rsidRDefault="00BC70EC" w:rsidP="00C36F05">
      <w:pPr>
        <w:pStyle w:val="Heading2"/>
      </w:pPr>
      <w:r>
        <w:t xml:space="preserve">Label size </w:t>
      </w:r>
    </w:p>
    <w:p w14:paraId="038B1BD4" w14:textId="3086FA98" w:rsidR="00BC70EC" w:rsidRDefault="00BC70EC" w:rsidP="00C36F05">
      <w:r>
        <w:t>54mmX101mm – Dymo Item#S0722430</w:t>
      </w:r>
    </w:p>
    <w:p w14:paraId="64FE1C28" w14:textId="7F662B1A" w:rsidR="00BC70EC" w:rsidRPr="00C36F05" w:rsidRDefault="00C36F05" w:rsidP="00C36F05">
      <w:pPr>
        <w:pStyle w:val="Heading2"/>
      </w:pPr>
      <w:r w:rsidRPr="00C36F05">
        <w:lastRenderedPageBreak/>
        <w:t>Label Layout</w:t>
      </w:r>
    </w:p>
    <w:tbl>
      <w:tblPr>
        <w:tblStyle w:val="TableGrid"/>
        <w:tblW w:w="0" w:type="auto"/>
        <w:tblLook w:val="04A0" w:firstRow="1" w:lastRow="0" w:firstColumn="1" w:lastColumn="0" w:noHBand="0" w:noVBand="1"/>
      </w:tblPr>
      <w:tblGrid>
        <w:gridCol w:w="9016"/>
      </w:tblGrid>
      <w:tr w:rsidR="00D64A30" w14:paraId="675B3B1D" w14:textId="77777777" w:rsidTr="4978BD61">
        <w:tc>
          <w:tcPr>
            <w:tcW w:w="9016" w:type="dxa"/>
          </w:tcPr>
          <w:p w14:paraId="013B9F4F" w14:textId="77777777" w:rsidR="00D64A30" w:rsidRDefault="00D64A30" w:rsidP="007B721A">
            <w:r>
              <w:rPr>
                <w:noProof/>
                <w:lang w:eastAsia="en-GB" w:bidi="si-LK"/>
              </w:rPr>
              <w:drawing>
                <wp:inline distT="0" distB="0" distL="0" distR="0" wp14:anchorId="31F7C830" wp14:editId="39D4BCF5">
                  <wp:extent cx="5134090" cy="2546782"/>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33">
                            <a:extLst>
                              <a:ext uri="{28A0092B-C50C-407E-A947-70E740481C1C}">
                                <a14:useLocalDpi xmlns:a14="http://schemas.microsoft.com/office/drawing/2010/main" val="0"/>
                              </a:ext>
                            </a:extLst>
                          </a:blip>
                          <a:stretch>
                            <a:fillRect/>
                          </a:stretch>
                        </pic:blipFill>
                        <pic:spPr>
                          <a:xfrm>
                            <a:off x="0" y="0"/>
                            <a:ext cx="5134090" cy="2546782"/>
                          </a:xfrm>
                          <a:prstGeom prst="rect">
                            <a:avLst/>
                          </a:prstGeom>
                        </pic:spPr>
                      </pic:pic>
                    </a:graphicData>
                  </a:graphic>
                </wp:inline>
              </w:drawing>
            </w:r>
          </w:p>
        </w:tc>
      </w:tr>
    </w:tbl>
    <w:p w14:paraId="1ABDC6BD" w14:textId="2C317AAA" w:rsidR="001C23EF" w:rsidRDefault="001C23EF"/>
    <w:p w14:paraId="7B0FD3B4" w14:textId="38D73275" w:rsidR="00C36F05" w:rsidRPr="00C36F05" w:rsidRDefault="00C36F05" w:rsidP="00C36F05">
      <w:pPr>
        <w:pStyle w:val="Heading2"/>
      </w:pPr>
      <w:r w:rsidRPr="00C36F05">
        <w:t xml:space="preserve">Label </w:t>
      </w:r>
      <w:r>
        <w:t>Data Mapping</w:t>
      </w:r>
    </w:p>
    <w:p w14:paraId="25289CEF" w14:textId="77777777" w:rsidR="00D64A30" w:rsidRDefault="00D64A30">
      <w:pPr>
        <w:rPr>
          <w:noProof/>
          <w:lang w:eastAsia="en-GB" w:bidi="si-LK"/>
        </w:rPr>
      </w:pPr>
    </w:p>
    <w:tbl>
      <w:tblPr>
        <w:tblStyle w:val="TableGrid"/>
        <w:tblW w:w="0" w:type="auto"/>
        <w:tblLook w:val="04A0" w:firstRow="1" w:lastRow="0" w:firstColumn="1" w:lastColumn="0" w:noHBand="0" w:noVBand="1"/>
      </w:tblPr>
      <w:tblGrid>
        <w:gridCol w:w="2254"/>
        <w:gridCol w:w="2254"/>
        <w:gridCol w:w="2858"/>
        <w:gridCol w:w="1650"/>
      </w:tblGrid>
      <w:tr w:rsidR="00D64A30" w14:paraId="10F6003F" w14:textId="77777777" w:rsidTr="00D9086F">
        <w:tc>
          <w:tcPr>
            <w:tcW w:w="2254" w:type="dxa"/>
            <w:shd w:val="clear" w:color="auto" w:fill="ED7D31" w:themeFill="accent2"/>
          </w:tcPr>
          <w:p w14:paraId="507B58F6" w14:textId="4ACE7C77" w:rsidR="00D64A30" w:rsidRDefault="00D64A30" w:rsidP="00D64A30">
            <w:pPr>
              <w:rPr>
                <w:noProof/>
                <w:lang w:eastAsia="en-GB" w:bidi="si-LK"/>
              </w:rPr>
            </w:pPr>
            <w:r>
              <w:rPr>
                <w:sz w:val="18"/>
                <w:szCs w:val="18"/>
              </w:rPr>
              <w:t>LABEL FIELD</w:t>
            </w:r>
          </w:p>
        </w:tc>
        <w:tc>
          <w:tcPr>
            <w:tcW w:w="2254" w:type="dxa"/>
            <w:shd w:val="clear" w:color="auto" w:fill="ED7D31" w:themeFill="accent2"/>
          </w:tcPr>
          <w:p w14:paraId="2710AF6F" w14:textId="6E89C110" w:rsidR="00D64A30" w:rsidRDefault="00D64A30" w:rsidP="00D64A30">
            <w:pPr>
              <w:rPr>
                <w:noProof/>
                <w:lang w:eastAsia="en-GB" w:bidi="si-LK"/>
              </w:rPr>
            </w:pPr>
            <w:r>
              <w:rPr>
                <w:sz w:val="18"/>
                <w:szCs w:val="18"/>
              </w:rPr>
              <w:t>IFS MAPPING</w:t>
            </w:r>
          </w:p>
        </w:tc>
        <w:tc>
          <w:tcPr>
            <w:tcW w:w="2858" w:type="dxa"/>
            <w:shd w:val="clear" w:color="auto" w:fill="ED7D31" w:themeFill="accent2"/>
          </w:tcPr>
          <w:p w14:paraId="4626F58A" w14:textId="35C068DE" w:rsidR="00D64A30" w:rsidRDefault="00D64A30" w:rsidP="00D64A30">
            <w:pPr>
              <w:rPr>
                <w:noProof/>
                <w:lang w:eastAsia="en-GB" w:bidi="si-LK"/>
              </w:rPr>
            </w:pPr>
            <w:r>
              <w:rPr>
                <w:sz w:val="18"/>
                <w:szCs w:val="18"/>
              </w:rPr>
              <w:t xml:space="preserve">Notes </w:t>
            </w:r>
          </w:p>
        </w:tc>
        <w:tc>
          <w:tcPr>
            <w:tcW w:w="1650" w:type="dxa"/>
            <w:shd w:val="clear" w:color="auto" w:fill="ED7D31" w:themeFill="accent2"/>
          </w:tcPr>
          <w:p w14:paraId="5FA67C28" w14:textId="3183CF69" w:rsidR="00D64A30" w:rsidRDefault="00D64A30" w:rsidP="00D64A30">
            <w:pPr>
              <w:rPr>
                <w:noProof/>
                <w:lang w:eastAsia="en-GB" w:bidi="si-LK"/>
              </w:rPr>
            </w:pPr>
            <w:r>
              <w:rPr>
                <w:sz w:val="18"/>
                <w:szCs w:val="18"/>
              </w:rPr>
              <w:t>Label Number Mapping</w:t>
            </w:r>
          </w:p>
        </w:tc>
      </w:tr>
      <w:tr w:rsidR="00D64A30" w14:paraId="30E15E27" w14:textId="77777777" w:rsidTr="004C44AA">
        <w:tc>
          <w:tcPr>
            <w:tcW w:w="2254" w:type="dxa"/>
          </w:tcPr>
          <w:p w14:paraId="48743213" w14:textId="540D1E85" w:rsidR="00D64A30" w:rsidRDefault="00D64A30" w:rsidP="00D64A30">
            <w:pPr>
              <w:rPr>
                <w:noProof/>
                <w:lang w:eastAsia="en-GB" w:bidi="si-LK"/>
              </w:rPr>
            </w:pPr>
            <w:r>
              <w:rPr>
                <w:noProof/>
                <w:lang w:eastAsia="en-GB" w:bidi="si-LK"/>
              </w:rPr>
              <w:t>Tunstall Test Sheet</w:t>
            </w:r>
          </w:p>
        </w:tc>
        <w:tc>
          <w:tcPr>
            <w:tcW w:w="2254" w:type="dxa"/>
          </w:tcPr>
          <w:p w14:paraId="2CB1DDCB" w14:textId="36620F1B" w:rsidR="00D64A30" w:rsidRDefault="00D9086F" w:rsidP="00D64A30">
            <w:pPr>
              <w:rPr>
                <w:noProof/>
                <w:lang w:eastAsia="en-GB" w:bidi="si-LK"/>
              </w:rPr>
            </w:pPr>
            <w:r>
              <w:rPr>
                <w:noProof/>
                <w:lang w:eastAsia="en-GB" w:bidi="si-LK"/>
              </w:rPr>
              <w:t>Hardcoded</w:t>
            </w:r>
          </w:p>
        </w:tc>
        <w:tc>
          <w:tcPr>
            <w:tcW w:w="2858" w:type="dxa"/>
          </w:tcPr>
          <w:p w14:paraId="3E9674E3" w14:textId="59C52F6E" w:rsidR="00D64A30" w:rsidRDefault="00D9086F" w:rsidP="00D64A30">
            <w:pPr>
              <w:rPr>
                <w:noProof/>
                <w:lang w:eastAsia="en-GB" w:bidi="si-LK"/>
              </w:rPr>
            </w:pPr>
            <w:r>
              <w:rPr>
                <w:noProof/>
                <w:lang w:eastAsia="en-GB" w:bidi="si-LK"/>
              </w:rPr>
              <w:t>Report Tittle</w:t>
            </w:r>
          </w:p>
        </w:tc>
        <w:tc>
          <w:tcPr>
            <w:tcW w:w="1650" w:type="dxa"/>
          </w:tcPr>
          <w:p w14:paraId="2D0EEE86" w14:textId="1658A518" w:rsidR="00D64A30" w:rsidRDefault="00D64A30" w:rsidP="00D64A30">
            <w:pPr>
              <w:rPr>
                <w:noProof/>
                <w:lang w:eastAsia="en-GB" w:bidi="si-LK"/>
              </w:rPr>
            </w:pPr>
            <w:r>
              <w:rPr>
                <w:noProof/>
                <w:lang w:eastAsia="en-GB" w:bidi="si-LK"/>
              </w:rPr>
              <w:t>1</w:t>
            </w:r>
          </w:p>
        </w:tc>
      </w:tr>
      <w:tr w:rsidR="00D64A30" w14:paraId="0454257C" w14:textId="77777777" w:rsidTr="004C44AA">
        <w:tc>
          <w:tcPr>
            <w:tcW w:w="2254" w:type="dxa"/>
          </w:tcPr>
          <w:p w14:paraId="7C37D039" w14:textId="67AFAD49" w:rsidR="00D64A30" w:rsidRDefault="00D64A30" w:rsidP="00C25B62">
            <w:pPr>
              <w:rPr>
                <w:noProof/>
                <w:lang w:eastAsia="en-GB" w:bidi="si-LK"/>
              </w:rPr>
            </w:pPr>
            <w:del w:id="73" w:author="Namal Mohottige" w:date="2021-07-08T12:01:00Z">
              <w:r w:rsidDel="00C25B62">
                <w:rPr>
                  <w:noProof/>
                  <w:lang w:eastAsia="en-GB" w:bidi="si-LK"/>
                </w:rPr>
                <w:delText>Rec</w:delText>
              </w:r>
            </w:del>
            <w:ins w:id="74" w:author="Namal Mohottige" w:date="2021-07-08T12:01:00Z">
              <w:r w:rsidR="00C25B62">
                <w:rPr>
                  <w:noProof/>
                  <w:lang w:eastAsia="en-GB" w:bidi="si-LK"/>
                </w:rPr>
                <w:t>Repair Wo</w:t>
              </w:r>
            </w:ins>
            <w:r>
              <w:rPr>
                <w:noProof/>
                <w:lang w:eastAsia="en-GB" w:bidi="si-LK"/>
              </w:rPr>
              <w:t xml:space="preserve"> No</w:t>
            </w:r>
          </w:p>
        </w:tc>
        <w:tc>
          <w:tcPr>
            <w:tcW w:w="2254" w:type="dxa"/>
          </w:tcPr>
          <w:p w14:paraId="043C215B" w14:textId="13BC0CE2" w:rsidR="00D64A30" w:rsidRDefault="00D64A30" w:rsidP="00D64A30">
            <w:pPr>
              <w:rPr>
                <w:noProof/>
                <w:lang w:eastAsia="en-GB" w:bidi="si-LK"/>
              </w:rPr>
            </w:pPr>
            <w:r>
              <w:rPr>
                <w:noProof/>
                <w:lang w:eastAsia="en-GB" w:bidi="si-LK"/>
              </w:rPr>
              <w:t>Work Order</w:t>
            </w:r>
          </w:p>
        </w:tc>
        <w:tc>
          <w:tcPr>
            <w:tcW w:w="2858" w:type="dxa"/>
          </w:tcPr>
          <w:p w14:paraId="11D86346" w14:textId="2B06E498" w:rsidR="00D64A30" w:rsidRDefault="00D64A30" w:rsidP="00D64A30">
            <w:pPr>
              <w:rPr>
                <w:noProof/>
                <w:lang w:eastAsia="en-GB" w:bidi="si-LK"/>
              </w:rPr>
            </w:pPr>
          </w:p>
        </w:tc>
        <w:tc>
          <w:tcPr>
            <w:tcW w:w="1650" w:type="dxa"/>
          </w:tcPr>
          <w:p w14:paraId="35652549" w14:textId="1E8A05D1" w:rsidR="00D64A30" w:rsidRDefault="00D64A30" w:rsidP="00D64A30">
            <w:pPr>
              <w:rPr>
                <w:noProof/>
                <w:lang w:eastAsia="en-GB" w:bidi="si-LK"/>
              </w:rPr>
            </w:pPr>
            <w:r>
              <w:rPr>
                <w:noProof/>
                <w:lang w:eastAsia="en-GB" w:bidi="si-LK"/>
              </w:rPr>
              <w:t>2</w:t>
            </w:r>
          </w:p>
        </w:tc>
      </w:tr>
      <w:tr w:rsidR="00D64A30" w14:paraId="035B29D5" w14:textId="77777777" w:rsidTr="004C44AA">
        <w:tc>
          <w:tcPr>
            <w:tcW w:w="2254" w:type="dxa"/>
          </w:tcPr>
          <w:p w14:paraId="2E85A10D" w14:textId="2C266ED6" w:rsidR="00D64A30" w:rsidRDefault="00D64A30" w:rsidP="00D64A30">
            <w:pPr>
              <w:rPr>
                <w:noProof/>
                <w:lang w:eastAsia="en-GB" w:bidi="si-LK"/>
              </w:rPr>
            </w:pPr>
            <w:r>
              <w:rPr>
                <w:noProof/>
                <w:lang w:eastAsia="en-GB" w:bidi="si-LK"/>
              </w:rPr>
              <w:t>Test Count</w:t>
            </w:r>
          </w:p>
        </w:tc>
        <w:tc>
          <w:tcPr>
            <w:tcW w:w="2254" w:type="dxa"/>
          </w:tcPr>
          <w:p w14:paraId="57803D1F" w14:textId="681D5421" w:rsidR="00D64A30" w:rsidRDefault="00D9086F" w:rsidP="00D64A30">
            <w:pPr>
              <w:rPr>
                <w:noProof/>
                <w:lang w:eastAsia="en-GB" w:bidi="si-LK"/>
              </w:rPr>
            </w:pPr>
            <w:r>
              <w:rPr>
                <w:noProof/>
                <w:lang w:eastAsia="en-GB" w:bidi="si-LK"/>
              </w:rPr>
              <w:t>Hardcoded</w:t>
            </w:r>
          </w:p>
        </w:tc>
        <w:tc>
          <w:tcPr>
            <w:tcW w:w="2858" w:type="dxa"/>
          </w:tcPr>
          <w:p w14:paraId="6DB5C073" w14:textId="1DBDF478" w:rsidR="00D64A30" w:rsidRDefault="00D64A30" w:rsidP="00D64A30">
            <w:pPr>
              <w:rPr>
                <w:noProof/>
                <w:lang w:eastAsia="en-GB" w:bidi="si-LK"/>
              </w:rPr>
            </w:pPr>
            <w:r>
              <w:rPr>
                <w:noProof/>
                <w:lang w:eastAsia="en-GB" w:bidi="si-LK"/>
              </w:rPr>
              <w:t>Rename TTL to 4</w:t>
            </w:r>
          </w:p>
        </w:tc>
        <w:tc>
          <w:tcPr>
            <w:tcW w:w="1650" w:type="dxa"/>
          </w:tcPr>
          <w:p w14:paraId="70A4F515" w14:textId="1B585D7D" w:rsidR="00D64A30" w:rsidRDefault="00D64A30" w:rsidP="00D64A30">
            <w:pPr>
              <w:rPr>
                <w:noProof/>
                <w:lang w:eastAsia="en-GB" w:bidi="si-LK"/>
              </w:rPr>
            </w:pPr>
            <w:r>
              <w:rPr>
                <w:noProof/>
                <w:lang w:eastAsia="en-GB" w:bidi="si-LK"/>
              </w:rPr>
              <w:t>3</w:t>
            </w:r>
          </w:p>
        </w:tc>
      </w:tr>
      <w:tr w:rsidR="00D64A30" w14:paraId="60742927" w14:textId="77777777" w:rsidTr="004C44AA">
        <w:tc>
          <w:tcPr>
            <w:tcW w:w="2254" w:type="dxa"/>
          </w:tcPr>
          <w:p w14:paraId="62E468D0" w14:textId="74C850DE" w:rsidR="00D64A30" w:rsidRDefault="00D64A30" w:rsidP="00D64A30">
            <w:pPr>
              <w:rPr>
                <w:noProof/>
                <w:lang w:eastAsia="en-GB" w:bidi="si-LK"/>
              </w:rPr>
            </w:pPr>
            <w:r>
              <w:rPr>
                <w:noProof/>
                <w:lang w:eastAsia="en-GB" w:bidi="si-LK"/>
              </w:rPr>
              <w:t>Trigger</w:t>
            </w:r>
          </w:p>
        </w:tc>
        <w:tc>
          <w:tcPr>
            <w:tcW w:w="2254" w:type="dxa"/>
          </w:tcPr>
          <w:p w14:paraId="6F95DA36" w14:textId="48316422" w:rsidR="00D64A30" w:rsidRDefault="00D9086F" w:rsidP="00D64A30">
            <w:pPr>
              <w:rPr>
                <w:noProof/>
                <w:lang w:eastAsia="en-GB" w:bidi="si-LK"/>
              </w:rPr>
            </w:pPr>
            <w:r>
              <w:rPr>
                <w:noProof/>
                <w:lang w:eastAsia="en-GB" w:bidi="si-LK"/>
              </w:rPr>
              <w:t>Hardcoded</w:t>
            </w:r>
          </w:p>
        </w:tc>
        <w:tc>
          <w:tcPr>
            <w:tcW w:w="2858" w:type="dxa"/>
          </w:tcPr>
          <w:p w14:paraId="62E143F9" w14:textId="77777777" w:rsidR="00D64A30" w:rsidRDefault="00D64A30" w:rsidP="00D64A30">
            <w:pPr>
              <w:rPr>
                <w:noProof/>
                <w:lang w:eastAsia="en-GB" w:bidi="si-LK"/>
              </w:rPr>
            </w:pPr>
          </w:p>
        </w:tc>
        <w:tc>
          <w:tcPr>
            <w:tcW w:w="1650" w:type="dxa"/>
          </w:tcPr>
          <w:p w14:paraId="76F9991F" w14:textId="43D348B6" w:rsidR="00D64A30" w:rsidRDefault="00D64A30" w:rsidP="00D64A30">
            <w:pPr>
              <w:rPr>
                <w:noProof/>
                <w:lang w:eastAsia="en-GB" w:bidi="si-LK"/>
              </w:rPr>
            </w:pPr>
            <w:r>
              <w:rPr>
                <w:noProof/>
                <w:lang w:eastAsia="en-GB" w:bidi="si-LK"/>
              </w:rPr>
              <w:t>4</w:t>
            </w:r>
          </w:p>
        </w:tc>
      </w:tr>
      <w:tr w:rsidR="00D64A30" w14:paraId="499D06F6" w14:textId="77777777" w:rsidTr="004C44AA">
        <w:tc>
          <w:tcPr>
            <w:tcW w:w="2254" w:type="dxa"/>
          </w:tcPr>
          <w:p w14:paraId="238119C9" w14:textId="3443D2FA" w:rsidR="00D64A30" w:rsidRDefault="00D64A30" w:rsidP="00D64A30">
            <w:pPr>
              <w:rPr>
                <w:noProof/>
                <w:lang w:eastAsia="en-GB" w:bidi="si-LK"/>
              </w:rPr>
            </w:pPr>
            <w:r>
              <w:rPr>
                <w:noProof/>
                <w:lang w:eastAsia="en-GB" w:bidi="si-LK"/>
              </w:rPr>
              <w:t>Programming</w:t>
            </w:r>
          </w:p>
        </w:tc>
        <w:tc>
          <w:tcPr>
            <w:tcW w:w="2254" w:type="dxa"/>
          </w:tcPr>
          <w:p w14:paraId="2AC70A30" w14:textId="29DB46A4" w:rsidR="00D64A30" w:rsidRDefault="00D9086F" w:rsidP="00D64A30">
            <w:pPr>
              <w:rPr>
                <w:noProof/>
                <w:lang w:eastAsia="en-GB" w:bidi="si-LK"/>
              </w:rPr>
            </w:pPr>
            <w:r>
              <w:rPr>
                <w:noProof/>
                <w:lang w:eastAsia="en-GB" w:bidi="si-LK"/>
              </w:rPr>
              <w:t>Hardcoded</w:t>
            </w:r>
          </w:p>
        </w:tc>
        <w:tc>
          <w:tcPr>
            <w:tcW w:w="2858" w:type="dxa"/>
          </w:tcPr>
          <w:p w14:paraId="30DEA8EF" w14:textId="77777777" w:rsidR="00D64A30" w:rsidRDefault="00D64A30" w:rsidP="00D64A30">
            <w:pPr>
              <w:rPr>
                <w:noProof/>
                <w:lang w:eastAsia="en-GB" w:bidi="si-LK"/>
              </w:rPr>
            </w:pPr>
          </w:p>
        </w:tc>
        <w:tc>
          <w:tcPr>
            <w:tcW w:w="1650" w:type="dxa"/>
          </w:tcPr>
          <w:p w14:paraId="690395F7" w14:textId="290197F7" w:rsidR="00D64A30" w:rsidRDefault="00D64A30" w:rsidP="00D64A30">
            <w:pPr>
              <w:rPr>
                <w:noProof/>
                <w:lang w:eastAsia="en-GB" w:bidi="si-LK"/>
              </w:rPr>
            </w:pPr>
            <w:r>
              <w:rPr>
                <w:noProof/>
                <w:lang w:eastAsia="en-GB" w:bidi="si-LK"/>
              </w:rPr>
              <w:t>5</w:t>
            </w:r>
          </w:p>
        </w:tc>
      </w:tr>
      <w:tr w:rsidR="00D64A30" w14:paraId="66DCC735" w14:textId="77777777" w:rsidTr="004C44AA">
        <w:tc>
          <w:tcPr>
            <w:tcW w:w="2254" w:type="dxa"/>
          </w:tcPr>
          <w:p w14:paraId="14A01FB1" w14:textId="5299019A" w:rsidR="00D64A30" w:rsidRDefault="00D64A30" w:rsidP="00D64A30">
            <w:pPr>
              <w:rPr>
                <w:noProof/>
                <w:lang w:eastAsia="en-GB" w:bidi="si-LK"/>
              </w:rPr>
            </w:pPr>
            <w:r>
              <w:rPr>
                <w:noProof/>
                <w:lang w:eastAsia="en-GB" w:bidi="si-LK"/>
              </w:rPr>
              <w:t>FFT</w:t>
            </w:r>
          </w:p>
        </w:tc>
        <w:tc>
          <w:tcPr>
            <w:tcW w:w="2254" w:type="dxa"/>
          </w:tcPr>
          <w:p w14:paraId="5DEC95CD" w14:textId="5C31D6B2" w:rsidR="00D64A30" w:rsidRDefault="00D9086F" w:rsidP="00D64A30">
            <w:pPr>
              <w:rPr>
                <w:noProof/>
                <w:lang w:eastAsia="en-GB" w:bidi="si-LK"/>
              </w:rPr>
            </w:pPr>
            <w:r>
              <w:rPr>
                <w:noProof/>
                <w:lang w:eastAsia="en-GB" w:bidi="si-LK"/>
              </w:rPr>
              <w:t>Hardcoded</w:t>
            </w:r>
          </w:p>
        </w:tc>
        <w:tc>
          <w:tcPr>
            <w:tcW w:w="2858" w:type="dxa"/>
          </w:tcPr>
          <w:p w14:paraId="583BC4C5" w14:textId="77777777" w:rsidR="00D64A30" w:rsidRDefault="00D64A30" w:rsidP="00D64A30">
            <w:pPr>
              <w:rPr>
                <w:noProof/>
                <w:lang w:eastAsia="en-GB" w:bidi="si-LK"/>
              </w:rPr>
            </w:pPr>
          </w:p>
        </w:tc>
        <w:tc>
          <w:tcPr>
            <w:tcW w:w="1650" w:type="dxa"/>
          </w:tcPr>
          <w:p w14:paraId="07F8979B" w14:textId="21F08F2B" w:rsidR="00D64A30" w:rsidRDefault="00D64A30" w:rsidP="00D64A30">
            <w:pPr>
              <w:rPr>
                <w:noProof/>
                <w:lang w:eastAsia="en-GB" w:bidi="si-LK"/>
              </w:rPr>
            </w:pPr>
            <w:r>
              <w:rPr>
                <w:noProof/>
                <w:lang w:eastAsia="en-GB" w:bidi="si-LK"/>
              </w:rPr>
              <w:t>6</w:t>
            </w:r>
          </w:p>
        </w:tc>
      </w:tr>
      <w:tr w:rsidR="00D64A30" w14:paraId="13C37F73" w14:textId="77777777" w:rsidTr="004C44AA">
        <w:tc>
          <w:tcPr>
            <w:tcW w:w="2254" w:type="dxa"/>
          </w:tcPr>
          <w:p w14:paraId="4C6FF633" w14:textId="11B0D341" w:rsidR="00D64A30" w:rsidRDefault="00D64A30" w:rsidP="00D64A30">
            <w:pPr>
              <w:rPr>
                <w:noProof/>
                <w:lang w:eastAsia="en-GB" w:bidi="si-LK"/>
              </w:rPr>
            </w:pPr>
            <w:r>
              <w:rPr>
                <w:noProof/>
                <w:lang w:eastAsia="en-GB" w:bidi="si-LK"/>
              </w:rPr>
              <w:t>Post FFT</w:t>
            </w:r>
          </w:p>
        </w:tc>
        <w:tc>
          <w:tcPr>
            <w:tcW w:w="2254" w:type="dxa"/>
          </w:tcPr>
          <w:p w14:paraId="7E44F05E" w14:textId="7F0651B0" w:rsidR="00D64A30" w:rsidRDefault="00D9086F" w:rsidP="00D64A30">
            <w:pPr>
              <w:rPr>
                <w:noProof/>
                <w:lang w:eastAsia="en-GB" w:bidi="si-LK"/>
              </w:rPr>
            </w:pPr>
            <w:r>
              <w:rPr>
                <w:noProof/>
                <w:lang w:eastAsia="en-GB" w:bidi="si-LK"/>
              </w:rPr>
              <w:t>Hardcoded</w:t>
            </w:r>
          </w:p>
        </w:tc>
        <w:tc>
          <w:tcPr>
            <w:tcW w:w="2858" w:type="dxa"/>
          </w:tcPr>
          <w:p w14:paraId="35C6514B" w14:textId="77777777" w:rsidR="00D64A30" w:rsidRDefault="00D64A30" w:rsidP="00D64A30">
            <w:pPr>
              <w:rPr>
                <w:noProof/>
                <w:lang w:eastAsia="en-GB" w:bidi="si-LK"/>
              </w:rPr>
            </w:pPr>
          </w:p>
        </w:tc>
        <w:tc>
          <w:tcPr>
            <w:tcW w:w="1650" w:type="dxa"/>
          </w:tcPr>
          <w:p w14:paraId="14296990" w14:textId="47A50D00" w:rsidR="00D64A30" w:rsidRDefault="00D64A30" w:rsidP="00D64A30">
            <w:pPr>
              <w:rPr>
                <w:noProof/>
                <w:lang w:eastAsia="en-GB" w:bidi="si-LK"/>
              </w:rPr>
            </w:pPr>
            <w:r>
              <w:rPr>
                <w:noProof/>
                <w:lang w:eastAsia="en-GB" w:bidi="si-LK"/>
              </w:rPr>
              <w:t>7</w:t>
            </w:r>
          </w:p>
        </w:tc>
      </w:tr>
      <w:tr w:rsidR="00D64A30" w14:paraId="723AFD37" w14:textId="77777777" w:rsidTr="004C44AA">
        <w:tc>
          <w:tcPr>
            <w:tcW w:w="2254" w:type="dxa"/>
          </w:tcPr>
          <w:p w14:paraId="53EF232E" w14:textId="5A7592D0" w:rsidR="00D64A30" w:rsidRDefault="004C44AA" w:rsidP="00D64A30">
            <w:pPr>
              <w:rPr>
                <w:noProof/>
                <w:lang w:eastAsia="en-GB" w:bidi="si-LK"/>
              </w:rPr>
            </w:pPr>
            <w:r>
              <w:rPr>
                <w:noProof/>
                <w:lang w:eastAsia="en-GB" w:bidi="si-LK"/>
              </w:rPr>
              <w:t>Operatinal Instruction</w:t>
            </w:r>
          </w:p>
        </w:tc>
        <w:tc>
          <w:tcPr>
            <w:tcW w:w="2254" w:type="dxa"/>
          </w:tcPr>
          <w:p w14:paraId="18257AA6" w14:textId="3078C3C6" w:rsidR="00D64A30" w:rsidRDefault="00D9086F" w:rsidP="00D64A30">
            <w:pPr>
              <w:rPr>
                <w:noProof/>
                <w:lang w:eastAsia="en-GB" w:bidi="si-LK"/>
              </w:rPr>
            </w:pPr>
            <w:r>
              <w:rPr>
                <w:noProof/>
                <w:lang w:eastAsia="en-GB" w:bidi="si-LK"/>
              </w:rPr>
              <w:t>Hardcoded</w:t>
            </w:r>
          </w:p>
        </w:tc>
        <w:tc>
          <w:tcPr>
            <w:tcW w:w="2858" w:type="dxa"/>
          </w:tcPr>
          <w:p w14:paraId="6C634CAC" w14:textId="77777777" w:rsidR="004C44AA" w:rsidRDefault="004C44AA" w:rsidP="00D64A30">
            <w:pPr>
              <w:rPr>
                <w:noProof/>
                <w:lang w:eastAsia="en-GB" w:bidi="si-LK"/>
              </w:rPr>
            </w:pPr>
            <w:r>
              <w:rPr>
                <w:noProof/>
                <w:lang w:eastAsia="en-GB" w:bidi="si-LK"/>
              </w:rPr>
              <w:t>Tick = Ok</w:t>
            </w:r>
          </w:p>
          <w:p w14:paraId="70DEEB19" w14:textId="388162B0" w:rsidR="00D64A30" w:rsidRDefault="004C44AA" w:rsidP="00D64A30">
            <w:pPr>
              <w:rPr>
                <w:noProof/>
                <w:lang w:eastAsia="en-GB" w:bidi="si-LK"/>
              </w:rPr>
            </w:pPr>
            <w:r>
              <w:rPr>
                <w:noProof/>
                <w:lang w:eastAsia="en-GB" w:bidi="si-LK"/>
              </w:rPr>
              <w:t>Fail= Enter Code</w:t>
            </w:r>
          </w:p>
        </w:tc>
        <w:tc>
          <w:tcPr>
            <w:tcW w:w="1650" w:type="dxa"/>
          </w:tcPr>
          <w:p w14:paraId="32EE1226" w14:textId="6B8E18EA" w:rsidR="00D64A30" w:rsidRDefault="004C44AA" w:rsidP="00D64A30">
            <w:pPr>
              <w:rPr>
                <w:noProof/>
                <w:lang w:eastAsia="en-GB" w:bidi="si-LK"/>
              </w:rPr>
            </w:pPr>
            <w:r>
              <w:rPr>
                <w:noProof/>
                <w:lang w:eastAsia="en-GB" w:bidi="si-LK"/>
              </w:rPr>
              <w:t>8</w:t>
            </w:r>
          </w:p>
        </w:tc>
      </w:tr>
      <w:tr w:rsidR="00D64A30" w14:paraId="3508E526" w14:textId="77777777" w:rsidTr="004C44AA">
        <w:tc>
          <w:tcPr>
            <w:tcW w:w="2254" w:type="dxa"/>
          </w:tcPr>
          <w:p w14:paraId="6AE0F742" w14:textId="5CD06BF4" w:rsidR="00D64A30" w:rsidRDefault="004C44AA" w:rsidP="00D64A30">
            <w:pPr>
              <w:rPr>
                <w:noProof/>
                <w:lang w:eastAsia="en-GB" w:bidi="si-LK"/>
              </w:rPr>
            </w:pPr>
            <w:r>
              <w:rPr>
                <w:noProof/>
                <w:lang w:eastAsia="en-GB" w:bidi="si-LK"/>
              </w:rPr>
              <w:t>Tec Instruction</w:t>
            </w:r>
          </w:p>
        </w:tc>
        <w:tc>
          <w:tcPr>
            <w:tcW w:w="2254" w:type="dxa"/>
          </w:tcPr>
          <w:p w14:paraId="537A8301" w14:textId="23FB6011" w:rsidR="00D64A30" w:rsidRDefault="00D9086F" w:rsidP="00D64A30">
            <w:pPr>
              <w:rPr>
                <w:noProof/>
                <w:lang w:eastAsia="en-GB" w:bidi="si-LK"/>
              </w:rPr>
            </w:pPr>
            <w:r>
              <w:rPr>
                <w:noProof/>
                <w:lang w:eastAsia="en-GB" w:bidi="si-LK"/>
              </w:rPr>
              <w:t>Hardcoded</w:t>
            </w:r>
          </w:p>
        </w:tc>
        <w:tc>
          <w:tcPr>
            <w:tcW w:w="2858" w:type="dxa"/>
          </w:tcPr>
          <w:p w14:paraId="1E00AA16" w14:textId="0FA6D183" w:rsidR="00D64A30" w:rsidRDefault="004C44AA" w:rsidP="00D64A30">
            <w:pPr>
              <w:rPr>
                <w:noProof/>
                <w:lang w:eastAsia="en-GB" w:bidi="si-LK"/>
              </w:rPr>
            </w:pPr>
            <w:r>
              <w:rPr>
                <w:noProof/>
                <w:lang w:eastAsia="en-GB" w:bidi="si-LK"/>
              </w:rPr>
              <w:t>Please indicate repair with R over failed code</w:t>
            </w:r>
          </w:p>
        </w:tc>
        <w:tc>
          <w:tcPr>
            <w:tcW w:w="1650" w:type="dxa"/>
          </w:tcPr>
          <w:p w14:paraId="1A89D6FA" w14:textId="42CA5312" w:rsidR="00D64A30" w:rsidRDefault="004C44AA" w:rsidP="00D64A30">
            <w:pPr>
              <w:rPr>
                <w:noProof/>
                <w:lang w:eastAsia="en-GB" w:bidi="si-LK"/>
              </w:rPr>
            </w:pPr>
            <w:r>
              <w:rPr>
                <w:noProof/>
                <w:lang w:eastAsia="en-GB" w:bidi="si-LK"/>
              </w:rPr>
              <w:t>9</w:t>
            </w:r>
          </w:p>
        </w:tc>
      </w:tr>
      <w:tr w:rsidR="00D9086F" w14:paraId="7BF47A95" w14:textId="77777777" w:rsidTr="004C44AA">
        <w:tc>
          <w:tcPr>
            <w:tcW w:w="2254" w:type="dxa"/>
          </w:tcPr>
          <w:p w14:paraId="2053C3E7" w14:textId="24F66CB5" w:rsidR="00D9086F" w:rsidRDefault="00D9086F" w:rsidP="00D9086F">
            <w:pPr>
              <w:rPr>
                <w:noProof/>
                <w:lang w:eastAsia="en-GB" w:bidi="si-LK"/>
              </w:rPr>
            </w:pPr>
            <w:r>
              <w:rPr>
                <w:noProof/>
                <w:lang w:eastAsia="en-GB" w:bidi="si-LK"/>
              </w:rPr>
              <w:t>Product No</w:t>
            </w:r>
          </w:p>
        </w:tc>
        <w:tc>
          <w:tcPr>
            <w:tcW w:w="2254" w:type="dxa"/>
          </w:tcPr>
          <w:p w14:paraId="488F3907" w14:textId="7872A58D" w:rsidR="00D9086F" w:rsidRDefault="00D9086F" w:rsidP="00D9086F">
            <w:pPr>
              <w:rPr>
                <w:noProof/>
                <w:lang w:eastAsia="en-GB" w:bidi="si-LK"/>
              </w:rPr>
            </w:pPr>
            <w:r>
              <w:rPr>
                <w:sz w:val="18"/>
                <w:szCs w:val="18"/>
              </w:rPr>
              <w:t>Part No of Actual Object ID</w:t>
            </w:r>
          </w:p>
        </w:tc>
        <w:tc>
          <w:tcPr>
            <w:tcW w:w="2858" w:type="dxa"/>
          </w:tcPr>
          <w:p w14:paraId="398B9FA7" w14:textId="7A87F4CD" w:rsidR="00D9086F" w:rsidRDefault="00D9086F" w:rsidP="00D9086F">
            <w:pPr>
              <w:rPr>
                <w:noProof/>
                <w:lang w:eastAsia="en-GB" w:bidi="si-LK"/>
              </w:rPr>
            </w:pPr>
          </w:p>
        </w:tc>
        <w:tc>
          <w:tcPr>
            <w:tcW w:w="1650" w:type="dxa"/>
          </w:tcPr>
          <w:p w14:paraId="3C78A8E7" w14:textId="6A638D1A" w:rsidR="00D9086F" w:rsidRDefault="00D9086F" w:rsidP="00D9086F">
            <w:pPr>
              <w:rPr>
                <w:noProof/>
                <w:lang w:eastAsia="en-GB" w:bidi="si-LK"/>
              </w:rPr>
            </w:pPr>
            <w:r>
              <w:rPr>
                <w:noProof/>
                <w:lang w:eastAsia="en-GB" w:bidi="si-LK"/>
              </w:rPr>
              <w:t>10</w:t>
            </w:r>
          </w:p>
        </w:tc>
      </w:tr>
      <w:tr w:rsidR="00D9086F" w14:paraId="08E98E7D" w14:textId="77777777" w:rsidTr="004C44AA">
        <w:tc>
          <w:tcPr>
            <w:tcW w:w="2254" w:type="dxa"/>
          </w:tcPr>
          <w:p w14:paraId="48EF8713" w14:textId="7A155197" w:rsidR="00D9086F" w:rsidRDefault="00D9086F" w:rsidP="00D9086F">
            <w:pPr>
              <w:rPr>
                <w:noProof/>
                <w:lang w:eastAsia="en-GB" w:bidi="si-LK"/>
              </w:rPr>
            </w:pPr>
            <w:r>
              <w:rPr>
                <w:noProof/>
                <w:lang w:eastAsia="en-GB" w:bidi="si-LK"/>
              </w:rPr>
              <w:t>Serial No</w:t>
            </w:r>
          </w:p>
        </w:tc>
        <w:tc>
          <w:tcPr>
            <w:tcW w:w="2254" w:type="dxa"/>
          </w:tcPr>
          <w:p w14:paraId="281DBD12" w14:textId="614600BD" w:rsidR="00D9086F" w:rsidRDefault="00D9086F" w:rsidP="00D9086F">
            <w:pPr>
              <w:rPr>
                <w:noProof/>
                <w:lang w:eastAsia="en-GB" w:bidi="si-LK"/>
              </w:rPr>
            </w:pPr>
            <w:r>
              <w:rPr>
                <w:sz w:val="18"/>
                <w:szCs w:val="18"/>
              </w:rPr>
              <w:t>Serial No of Actual Object ID</w:t>
            </w:r>
          </w:p>
        </w:tc>
        <w:tc>
          <w:tcPr>
            <w:tcW w:w="2858" w:type="dxa"/>
          </w:tcPr>
          <w:p w14:paraId="17EB14DD" w14:textId="4CC757F4" w:rsidR="00D9086F" w:rsidRDefault="00D9086F" w:rsidP="00D9086F">
            <w:pPr>
              <w:rPr>
                <w:noProof/>
                <w:lang w:eastAsia="en-GB" w:bidi="si-LK"/>
              </w:rPr>
            </w:pPr>
          </w:p>
        </w:tc>
        <w:tc>
          <w:tcPr>
            <w:tcW w:w="1650" w:type="dxa"/>
          </w:tcPr>
          <w:p w14:paraId="308C140A" w14:textId="458D3CEC" w:rsidR="00D9086F" w:rsidRDefault="00D9086F" w:rsidP="00D9086F">
            <w:pPr>
              <w:rPr>
                <w:noProof/>
                <w:lang w:eastAsia="en-GB" w:bidi="si-LK"/>
              </w:rPr>
            </w:pPr>
            <w:r>
              <w:rPr>
                <w:noProof/>
                <w:lang w:eastAsia="en-GB" w:bidi="si-LK"/>
              </w:rPr>
              <w:t>11</w:t>
            </w:r>
          </w:p>
        </w:tc>
      </w:tr>
    </w:tbl>
    <w:p w14:paraId="3F301FAD" w14:textId="77777777" w:rsidR="00D64A30" w:rsidRDefault="00D64A30">
      <w:pPr>
        <w:rPr>
          <w:noProof/>
          <w:lang w:eastAsia="en-GB" w:bidi="si-LK"/>
        </w:rPr>
      </w:pPr>
    </w:p>
    <w:p w14:paraId="2F3F3197" w14:textId="509CFB07" w:rsidR="00D64A30" w:rsidRDefault="00664813" w:rsidP="4978BD61">
      <w:pPr>
        <w:rPr>
          <w:noProof/>
          <w:lang w:eastAsia="en-GB" w:bidi="si-LK"/>
        </w:rPr>
      </w:pPr>
      <w:r>
        <w:rPr>
          <w:b/>
          <w:bCs/>
          <w:noProof/>
          <w:u w:val="single"/>
          <w:lang w:eastAsia="en-GB" w:bidi="si-LK"/>
        </w:rPr>
        <w:lastRenderedPageBreak/>
        <mc:AlternateContent>
          <mc:Choice Requires="wps">
            <w:drawing>
              <wp:anchor distT="0" distB="0" distL="114300" distR="114300" simplePos="0" relativeHeight="251696128" behindDoc="0" locked="0" layoutInCell="1" allowOverlap="1" wp14:anchorId="4D57BD25" wp14:editId="73F2DB53">
                <wp:simplePos x="0" y="0"/>
                <wp:positionH relativeFrom="column">
                  <wp:posOffset>80093</wp:posOffset>
                </wp:positionH>
                <wp:positionV relativeFrom="paragraph">
                  <wp:posOffset>1388285</wp:posOffset>
                </wp:positionV>
                <wp:extent cx="1364411" cy="2232605"/>
                <wp:effectExtent l="0" t="38100" r="64770" b="15875"/>
                <wp:wrapNone/>
                <wp:docPr id="20" name="Straight Arrow Connector 20"/>
                <wp:cNvGraphicFramePr/>
                <a:graphic xmlns:a="http://schemas.openxmlformats.org/drawingml/2006/main">
                  <a:graphicData uri="http://schemas.microsoft.com/office/word/2010/wordprocessingShape">
                    <wps:wsp>
                      <wps:cNvCnPr/>
                      <wps:spPr>
                        <a:xfrm flipV="1">
                          <a:off x="0" y="0"/>
                          <a:ext cx="1364411" cy="223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59A45ED2">
              <v:shape id="Straight Arrow Connector 20" style="position:absolute;margin-left:6.3pt;margin-top:109.3pt;width:107.45pt;height:175.8pt;flip:y;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" w14:anchorId="2F4DFC36">
                <v:stroke joinstyle="miter" endarrow="block"/>
              </v:shape>
            </w:pict>
          </mc:Fallback>
        </mc:AlternateContent>
      </w:r>
      <w:r w:rsidRPr="00F5658A">
        <w:rPr>
          <w:b/>
          <w:bCs/>
          <w:noProof/>
          <w:u w:val="single"/>
          <w:lang w:eastAsia="en-GB" w:bidi="si-LK"/>
        </w:rPr>
        <w:drawing>
          <wp:inline distT="0" distB="0" distL="0" distR="0" wp14:anchorId="1844C09B" wp14:editId="2D3EFDA2">
            <wp:extent cx="5731510" cy="34245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24555"/>
                    </a:xfrm>
                    <a:prstGeom prst="rect">
                      <a:avLst/>
                    </a:prstGeom>
                  </pic:spPr>
                </pic:pic>
              </a:graphicData>
            </a:graphic>
          </wp:inline>
        </w:drawing>
      </w:r>
      <w:r>
        <w:t>1</w:t>
      </w:r>
      <w:r w:rsidR="00C36F05">
        <w:t>0,11</w:t>
      </w:r>
      <w:r>
        <w:t xml:space="preserve"> – Part No and Serial No</w:t>
      </w:r>
    </w:p>
    <w:p w14:paraId="224E8FA2" w14:textId="7C343812" w:rsidR="00D64A30" w:rsidRDefault="005F3C60">
      <w:pPr>
        <w:pStyle w:val="Heading1"/>
        <w:rPr>
          <w:noProof/>
          <w:lang w:eastAsia="en-GB" w:bidi="si-LK"/>
        </w:rPr>
        <w:pPrChange w:id="75" w:author="Namal Mohottige" w:date="2021-07-16T10:09:00Z">
          <w:pPr>
            <w:pStyle w:val="Heading2"/>
          </w:pPr>
        </w:pPrChange>
      </w:pPr>
      <w:r>
        <w:t>Tunstall Warranty</w:t>
      </w:r>
    </w:p>
    <w:p w14:paraId="22FBEFCA" w14:textId="685B93A5" w:rsidR="00455FC9" w:rsidRDefault="005F3C60" w:rsidP="005F3C60">
      <w:pPr>
        <w:rPr>
          <w:ins w:id="76" w:author="Namal Mohottige" w:date="2021-07-16T10:30:00Z"/>
        </w:rPr>
      </w:pPr>
      <w:r>
        <w:t xml:space="preserve">A new custom field will be added to Prepare Work Order | </w:t>
      </w:r>
      <w:ins w:id="77" w:author="Namal Mohottige" w:date="2021-07-16T10:30:00Z">
        <w:r w:rsidR="00455FC9">
          <w:t>Product Repair Booking</w:t>
        </w:r>
      </w:ins>
      <w:ins w:id="78" w:author="Namal Mohottige" w:date="2021-07-16T10:33:00Z">
        <w:r w:rsidR="00455FC9">
          <w:t xml:space="preserve"> tab</w:t>
        </w:r>
      </w:ins>
      <w:ins w:id="79" w:author="Namal Mohottige" w:date="2021-07-16T10:30:00Z">
        <w:r w:rsidR="00455FC9">
          <w:t xml:space="preserve">. </w:t>
        </w:r>
      </w:ins>
    </w:p>
    <w:p w14:paraId="13C34ACA" w14:textId="1FD6965E" w:rsidR="005F3C60" w:rsidRDefault="00455FC9" w:rsidP="005F3C60">
      <w:ins w:id="80" w:author="Namal Mohottige" w:date="2021-07-16T10:30:00Z">
        <w:r w:rsidRPr="00455FC9">
          <w:rPr>
            <w:highlight w:val="yellow"/>
            <w:rPrChange w:id="81" w:author="Namal Mohottige" w:date="2021-07-16T10:32:00Z">
              <w:rPr/>
            </w:rPrChange>
          </w:rPr>
          <w:t xml:space="preserve">Note: Currently this field has been added to the </w:t>
        </w:r>
      </w:ins>
      <w:proofErr w:type="spellStart"/>
      <w:ins w:id="82" w:author="Namal Mohottige" w:date="2021-07-16T10:31:00Z">
        <w:r w:rsidRPr="00455FC9">
          <w:rPr>
            <w:highlight w:val="yellow"/>
            <w:rPrChange w:id="83" w:author="Namal Mohottige" w:date="2021-07-16T10:32:00Z">
              <w:rPr/>
            </w:rPrChange>
          </w:rPr>
          <w:t>ActiveSeparate</w:t>
        </w:r>
        <w:proofErr w:type="spellEnd"/>
        <w:r w:rsidRPr="00455FC9">
          <w:rPr>
            <w:highlight w:val="yellow"/>
            <w:rPrChange w:id="84" w:author="Namal Mohottige" w:date="2021-07-16T10:32:00Z">
              <w:rPr/>
            </w:rPrChange>
          </w:rPr>
          <w:t xml:space="preserve"> Logical Unit. This field will be removed from the </w:t>
        </w:r>
      </w:ins>
      <w:proofErr w:type="spellStart"/>
      <w:ins w:id="85" w:author="Namal Mohottige" w:date="2021-07-16T10:32:00Z">
        <w:r w:rsidRPr="00455FC9">
          <w:rPr>
            <w:highlight w:val="yellow"/>
            <w:rPrChange w:id="86" w:author="Namal Mohottige" w:date="2021-07-16T10:32:00Z">
              <w:rPr/>
            </w:rPrChange>
          </w:rPr>
          <w:t>ActiveSeparate</w:t>
        </w:r>
        <w:proofErr w:type="spellEnd"/>
        <w:r w:rsidRPr="00455FC9">
          <w:rPr>
            <w:highlight w:val="yellow"/>
            <w:rPrChange w:id="87" w:author="Namal Mohottige" w:date="2021-07-16T10:32:00Z">
              <w:rPr/>
            </w:rPrChange>
          </w:rPr>
          <w:t xml:space="preserve"> LU.</w:t>
        </w:r>
      </w:ins>
      <w:del w:id="88" w:author="Namal Mohottige" w:date="2021-07-16T10:30:00Z">
        <w:r w:rsidR="005F3C60" w:rsidRPr="00455FC9" w:rsidDel="00455FC9">
          <w:rPr>
            <w:highlight w:val="yellow"/>
            <w:rPrChange w:id="89" w:author="Namal Mohottige" w:date="2021-07-16T10:32:00Z">
              <w:rPr/>
            </w:rPrChange>
          </w:rPr>
          <w:delText>General Tab</w:delText>
        </w:r>
      </w:del>
    </w:p>
    <w:tbl>
      <w:tblPr>
        <w:tblW w:w="9810"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6" w:type="dxa"/>
        </w:tblCellMar>
        <w:tblLook w:val="0000" w:firstRow="0" w:lastRow="0" w:firstColumn="0" w:lastColumn="0" w:noHBand="0" w:noVBand="0"/>
      </w:tblPr>
      <w:tblGrid>
        <w:gridCol w:w="1588"/>
        <w:gridCol w:w="1149"/>
        <w:gridCol w:w="456"/>
        <w:gridCol w:w="456"/>
        <w:gridCol w:w="456"/>
        <w:gridCol w:w="456"/>
        <w:gridCol w:w="456"/>
        <w:gridCol w:w="456"/>
        <w:gridCol w:w="456"/>
        <w:gridCol w:w="1612"/>
        <w:gridCol w:w="2269"/>
      </w:tblGrid>
      <w:tr w:rsidR="005F3C60" w:rsidRPr="00084D44" w14:paraId="7AC4E531" w14:textId="77777777" w:rsidTr="008B451D">
        <w:trPr>
          <w:cantSplit/>
          <w:trHeight w:val="1237"/>
          <w:tblHeader/>
        </w:trPr>
        <w:tc>
          <w:tcPr>
            <w:tcW w:w="1588" w:type="dxa"/>
            <w:shd w:val="clear" w:color="auto" w:fill="C45911" w:themeFill="accent2" w:themeFillShade="BF"/>
          </w:tcPr>
          <w:p w14:paraId="4618E679" w14:textId="77777777" w:rsidR="005F3C60" w:rsidRPr="00F2157E" w:rsidRDefault="005F3C60" w:rsidP="008B451D">
            <w:pPr>
              <w:keepNext/>
              <w:keepLines/>
              <w:rPr>
                <w:rFonts w:ascii="Franklin Gothic Demi Cond" w:hAnsi="Franklin Gothic Demi Cond"/>
                <w:color w:val="FFFFFF" w:themeColor="background1"/>
              </w:rPr>
            </w:pPr>
            <w:r w:rsidRPr="00F2157E">
              <w:rPr>
                <w:rFonts w:ascii="Franklin Gothic Demi Cond" w:hAnsi="Franklin Gothic Demi Cond"/>
                <w:color w:val="FFFFFF" w:themeColor="background1"/>
              </w:rPr>
              <w:t>DB Column Name (if known)</w:t>
            </w:r>
          </w:p>
        </w:tc>
        <w:tc>
          <w:tcPr>
            <w:tcW w:w="1149" w:type="dxa"/>
            <w:shd w:val="clear" w:color="auto" w:fill="C45911" w:themeFill="accent2" w:themeFillShade="BF"/>
          </w:tcPr>
          <w:p w14:paraId="444E878C" w14:textId="77777777" w:rsidR="005F3C60" w:rsidRPr="00F2157E" w:rsidRDefault="005F3C60" w:rsidP="008B451D">
            <w:pPr>
              <w:keepNext/>
              <w:keepLines/>
              <w:rPr>
                <w:rFonts w:ascii="Franklin Gothic Demi Cond" w:hAnsi="Franklin Gothic Demi Cond"/>
                <w:color w:val="FFFFFF" w:themeColor="background1"/>
              </w:rPr>
            </w:pPr>
            <w:r w:rsidRPr="00F2157E">
              <w:rPr>
                <w:rFonts w:ascii="Franklin Gothic Demi Cond" w:hAnsi="Franklin Gothic Demi Cond"/>
                <w:color w:val="FFFFFF" w:themeColor="background1"/>
              </w:rPr>
              <w:br w:type="page"/>
              <w:t>Field Label</w:t>
            </w:r>
          </w:p>
        </w:tc>
        <w:tc>
          <w:tcPr>
            <w:tcW w:w="456" w:type="dxa"/>
            <w:shd w:val="clear" w:color="auto" w:fill="C45911" w:themeFill="accent2" w:themeFillShade="BF"/>
            <w:textDirection w:val="btLr"/>
            <w:vAlign w:val="center"/>
          </w:tcPr>
          <w:p w14:paraId="13B2ECAA" w14:textId="77777777" w:rsidR="005F3C60" w:rsidRPr="00F2157E" w:rsidRDefault="005F3C60" w:rsidP="008B451D">
            <w:pPr>
              <w:keepNext/>
              <w:keepLines/>
              <w:rPr>
                <w:rFonts w:ascii="Franklin Gothic Demi Cond" w:hAnsi="Franklin Gothic Demi Cond"/>
                <w:color w:val="FFFFFF" w:themeColor="background1"/>
              </w:rPr>
            </w:pPr>
            <w:r w:rsidRPr="00F2157E">
              <w:rPr>
                <w:rFonts w:ascii="Franklin Gothic Demi Cond" w:hAnsi="Franklin Gothic Demi Cond"/>
                <w:color w:val="FFFFFF" w:themeColor="background1"/>
              </w:rPr>
              <w:t>Insert</w:t>
            </w:r>
          </w:p>
        </w:tc>
        <w:tc>
          <w:tcPr>
            <w:tcW w:w="456" w:type="dxa"/>
            <w:shd w:val="clear" w:color="auto" w:fill="C45911" w:themeFill="accent2" w:themeFillShade="BF"/>
            <w:textDirection w:val="btLr"/>
            <w:vAlign w:val="center"/>
          </w:tcPr>
          <w:p w14:paraId="522DF153" w14:textId="77777777" w:rsidR="005F3C60" w:rsidRPr="00F2157E" w:rsidRDefault="005F3C60" w:rsidP="008B451D">
            <w:pPr>
              <w:keepNext/>
              <w:keepLines/>
              <w:rPr>
                <w:rFonts w:ascii="Franklin Gothic Demi Cond" w:hAnsi="Franklin Gothic Demi Cond"/>
                <w:color w:val="FFFFFF" w:themeColor="background1"/>
              </w:rPr>
            </w:pPr>
            <w:r w:rsidRPr="00F2157E">
              <w:rPr>
                <w:rFonts w:ascii="Franklin Gothic Demi Cond" w:hAnsi="Franklin Gothic Demi Cond"/>
                <w:color w:val="FFFFFF" w:themeColor="background1"/>
              </w:rPr>
              <w:t>Mandatory</w:t>
            </w:r>
          </w:p>
        </w:tc>
        <w:tc>
          <w:tcPr>
            <w:tcW w:w="456" w:type="dxa"/>
            <w:shd w:val="clear" w:color="auto" w:fill="C45911" w:themeFill="accent2" w:themeFillShade="BF"/>
            <w:textDirection w:val="btLr"/>
            <w:vAlign w:val="center"/>
          </w:tcPr>
          <w:p w14:paraId="478FE680" w14:textId="77777777" w:rsidR="005F3C60" w:rsidRPr="00F2157E" w:rsidRDefault="005F3C60" w:rsidP="008B451D">
            <w:pPr>
              <w:keepNext/>
              <w:keepLines/>
              <w:rPr>
                <w:rFonts w:ascii="Franklin Gothic Demi Cond" w:hAnsi="Franklin Gothic Demi Cond"/>
                <w:color w:val="FFFFFF" w:themeColor="background1"/>
              </w:rPr>
            </w:pPr>
            <w:r w:rsidRPr="00F2157E">
              <w:rPr>
                <w:rFonts w:ascii="Franklin Gothic Demi Cond" w:hAnsi="Franklin Gothic Demi Cond"/>
                <w:color w:val="FFFFFF" w:themeColor="background1"/>
              </w:rPr>
              <w:t>Update</w:t>
            </w:r>
          </w:p>
        </w:tc>
        <w:tc>
          <w:tcPr>
            <w:tcW w:w="456" w:type="dxa"/>
            <w:shd w:val="clear" w:color="auto" w:fill="C45911" w:themeFill="accent2" w:themeFillShade="BF"/>
            <w:textDirection w:val="btLr"/>
            <w:vAlign w:val="center"/>
          </w:tcPr>
          <w:p w14:paraId="768AA52C" w14:textId="77777777" w:rsidR="005F3C60" w:rsidRPr="00F2157E" w:rsidRDefault="005F3C60" w:rsidP="008B451D">
            <w:pPr>
              <w:keepNext/>
              <w:keepLines/>
              <w:rPr>
                <w:rFonts w:ascii="Franklin Gothic Demi Cond" w:hAnsi="Franklin Gothic Demi Cond"/>
                <w:color w:val="FFFFFF" w:themeColor="background1"/>
              </w:rPr>
            </w:pPr>
            <w:proofErr w:type="spellStart"/>
            <w:r w:rsidRPr="00F2157E">
              <w:rPr>
                <w:rFonts w:ascii="Franklin Gothic Demi Cond" w:hAnsi="Franklin Gothic Demi Cond"/>
                <w:color w:val="FFFFFF" w:themeColor="background1"/>
              </w:rPr>
              <w:t>Queryable</w:t>
            </w:r>
            <w:proofErr w:type="spellEnd"/>
          </w:p>
        </w:tc>
        <w:tc>
          <w:tcPr>
            <w:tcW w:w="456" w:type="dxa"/>
            <w:shd w:val="clear" w:color="auto" w:fill="C45911" w:themeFill="accent2" w:themeFillShade="BF"/>
            <w:textDirection w:val="btLr"/>
            <w:vAlign w:val="center"/>
          </w:tcPr>
          <w:p w14:paraId="3FEF7FAC" w14:textId="77777777" w:rsidR="005F3C60" w:rsidRPr="00F2157E" w:rsidRDefault="005F3C60" w:rsidP="008B451D">
            <w:pPr>
              <w:keepNext/>
              <w:keepLines/>
              <w:rPr>
                <w:rFonts w:ascii="Franklin Gothic Demi Cond" w:hAnsi="Franklin Gothic Demi Cond"/>
                <w:color w:val="FFFFFF" w:themeColor="background1"/>
              </w:rPr>
            </w:pPr>
            <w:r w:rsidRPr="00F2157E">
              <w:rPr>
                <w:rFonts w:ascii="Franklin Gothic Demi Cond" w:hAnsi="Franklin Gothic Demi Cond"/>
                <w:color w:val="FFFFFF" w:themeColor="background1"/>
              </w:rPr>
              <w:t>Zoom</w:t>
            </w:r>
          </w:p>
        </w:tc>
        <w:tc>
          <w:tcPr>
            <w:tcW w:w="456" w:type="dxa"/>
            <w:shd w:val="clear" w:color="auto" w:fill="C45911" w:themeFill="accent2" w:themeFillShade="BF"/>
            <w:textDirection w:val="btLr"/>
            <w:vAlign w:val="center"/>
          </w:tcPr>
          <w:p w14:paraId="6201B888" w14:textId="77777777" w:rsidR="005F3C60" w:rsidRPr="00F2157E" w:rsidRDefault="005F3C60" w:rsidP="008B451D">
            <w:pPr>
              <w:keepNext/>
              <w:keepLines/>
              <w:rPr>
                <w:rFonts w:ascii="Franklin Gothic Demi Cond" w:hAnsi="Franklin Gothic Demi Cond"/>
                <w:color w:val="FFFFFF" w:themeColor="background1"/>
              </w:rPr>
            </w:pPr>
            <w:r w:rsidRPr="00F2157E">
              <w:rPr>
                <w:rFonts w:ascii="Franklin Gothic Demi Cond" w:hAnsi="Franklin Gothic Demi Cond"/>
                <w:color w:val="FFFFFF" w:themeColor="background1"/>
              </w:rPr>
              <w:t>Uppercase</w:t>
            </w:r>
          </w:p>
        </w:tc>
        <w:tc>
          <w:tcPr>
            <w:tcW w:w="456" w:type="dxa"/>
            <w:shd w:val="clear" w:color="auto" w:fill="C45911" w:themeFill="accent2" w:themeFillShade="BF"/>
            <w:textDirection w:val="btLr"/>
            <w:vAlign w:val="center"/>
          </w:tcPr>
          <w:p w14:paraId="77112B72" w14:textId="77777777" w:rsidR="005F3C60" w:rsidRPr="00F2157E" w:rsidRDefault="005F3C60" w:rsidP="008B451D">
            <w:pPr>
              <w:keepNext/>
              <w:keepLines/>
              <w:rPr>
                <w:rFonts w:ascii="Franklin Gothic Demi Cond" w:hAnsi="Franklin Gothic Demi Cond"/>
                <w:color w:val="FFFFFF" w:themeColor="background1"/>
              </w:rPr>
            </w:pPr>
            <w:r w:rsidRPr="00F2157E">
              <w:rPr>
                <w:rFonts w:ascii="Franklin Gothic Demi Cond" w:hAnsi="Franklin Gothic Demi Cond"/>
                <w:color w:val="FFFFFF" w:themeColor="background1"/>
              </w:rPr>
              <w:t>List of Value</w:t>
            </w:r>
          </w:p>
        </w:tc>
        <w:tc>
          <w:tcPr>
            <w:tcW w:w="1612" w:type="dxa"/>
            <w:shd w:val="clear" w:color="auto" w:fill="C45911" w:themeFill="accent2" w:themeFillShade="BF"/>
          </w:tcPr>
          <w:p w14:paraId="68BC9FC9" w14:textId="77777777" w:rsidR="005F3C60" w:rsidRPr="00F2157E" w:rsidRDefault="005F3C60" w:rsidP="008B451D">
            <w:pPr>
              <w:keepNext/>
              <w:keepLines/>
              <w:rPr>
                <w:rFonts w:ascii="Franklin Gothic Demi Cond" w:hAnsi="Franklin Gothic Demi Cond"/>
                <w:color w:val="FFFFFF" w:themeColor="background1"/>
              </w:rPr>
            </w:pPr>
            <w:r w:rsidRPr="00F2157E">
              <w:rPr>
                <w:rFonts w:ascii="Franklin Gothic Demi Cond" w:hAnsi="Franklin Gothic Demi Cond"/>
                <w:color w:val="FFFFFF" w:themeColor="background1"/>
              </w:rPr>
              <w:t>Format &amp; Length</w:t>
            </w:r>
          </w:p>
        </w:tc>
        <w:tc>
          <w:tcPr>
            <w:tcW w:w="2269" w:type="dxa"/>
            <w:shd w:val="clear" w:color="auto" w:fill="C45911" w:themeFill="accent2" w:themeFillShade="BF"/>
          </w:tcPr>
          <w:p w14:paraId="274AC71A" w14:textId="77777777" w:rsidR="005F3C60" w:rsidRPr="00F2157E" w:rsidRDefault="005F3C60" w:rsidP="008B451D">
            <w:pPr>
              <w:keepNext/>
              <w:keepLines/>
              <w:rPr>
                <w:rFonts w:ascii="Franklin Gothic Demi Cond" w:hAnsi="Franklin Gothic Demi Cond"/>
                <w:color w:val="FFFFFF" w:themeColor="background1"/>
              </w:rPr>
            </w:pPr>
            <w:r w:rsidRPr="00F2157E">
              <w:rPr>
                <w:rFonts w:ascii="Franklin Gothic Demi Cond" w:hAnsi="Franklin Gothic Demi Cond"/>
                <w:color w:val="FFFFFF" w:themeColor="background1"/>
              </w:rPr>
              <w:t>Comment and Reference</w:t>
            </w:r>
          </w:p>
        </w:tc>
      </w:tr>
      <w:tr w:rsidR="005F3C60" w:rsidRPr="00F2157E" w14:paraId="72ECBE6E" w14:textId="77777777" w:rsidTr="008B451D">
        <w:trPr>
          <w:cantSplit/>
        </w:trPr>
        <w:tc>
          <w:tcPr>
            <w:tcW w:w="1588" w:type="dxa"/>
          </w:tcPr>
          <w:p w14:paraId="6E998435" w14:textId="5B917FB5" w:rsidR="005F3C60" w:rsidRPr="00F2157E" w:rsidRDefault="005F3C60" w:rsidP="008B451D">
            <w:pPr>
              <w:pStyle w:val="BodyText"/>
              <w:rPr>
                <w:szCs w:val="20"/>
              </w:rPr>
            </w:pPr>
            <w:r>
              <w:rPr>
                <w:szCs w:val="20"/>
              </w:rPr>
              <w:t>TUNSTALL_WARRANTY</w:t>
            </w:r>
          </w:p>
        </w:tc>
        <w:tc>
          <w:tcPr>
            <w:tcW w:w="1149" w:type="dxa"/>
          </w:tcPr>
          <w:p w14:paraId="1271C564" w14:textId="513D350B" w:rsidR="005F3C60" w:rsidRPr="00F2157E" w:rsidRDefault="005F3C60" w:rsidP="008B451D">
            <w:pPr>
              <w:pStyle w:val="BodyText"/>
              <w:rPr>
                <w:szCs w:val="20"/>
              </w:rPr>
            </w:pPr>
            <w:r>
              <w:rPr>
                <w:szCs w:val="20"/>
              </w:rPr>
              <w:t>Tunstall Warranty</w:t>
            </w:r>
          </w:p>
        </w:tc>
        <w:tc>
          <w:tcPr>
            <w:tcW w:w="456" w:type="dxa"/>
          </w:tcPr>
          <w:p w14:paraId="31AE429A" w14:textId="065366CC" w:rsidR="005F3C60" w:rsidRPr="00F2157E" w:rsidRDefault="00455FC9" w:rsidP="008B451D">
            <w:pPr>
              <w:pStyle w:val="BodyText"/>
              <w:rPr>
                <w:szCs w:val="20"/>
              </w:rPr>
            </w:pPr>
            <w:ins w:id="90" w:author="Namal Mohottige" w:date="2021-07-16T10:32:00Z">
              <w:r>
                <w:rPr>
                  <w:szCs w:val="20"/>
                </w:rPr>
                <w:t>N</w:t>
              </w:r>
            </w:ins>
            <w:del w:id="91" w:author="Namal Mohottige" w:date="2021-07-16T10:32:00Z">
              <w:r w:rsidR="005F3C60" w:rsidDel="00455FC9">
                <w:rPr>
                  <w:szCs w:val="20"/>
                </w:rPr>
                <w:delText>Y</w:delText>
              </w:r>
            </w:del>
          </w:p>
        </w:tc>
        <w:tc>
          <w:tcPr>
            <w:tcW w:w="456" w:type="dxa"/>
          </w:tcPr>
          <w:p w14:paraId="053DED68" w14:textId="77777777" w:rsidR="005F3C60" w:rsidRPr="00F2157E" w:rsidRDefault="005F3C60" w:rsidP="008B451D">
            <w:pPr>
              <w:pStyle w:val="BodyText"/>
              <w:rPr>
                <w:szCs w:val="20"/>
              </w:rPr>
            </w:pPr>
            <w:r>
              <w:rPr>
                <w:szCs w:val="20"/>
              </w:rPr>
              <w:t>N</w:t>
            </w:r>
          </w:p>
        </w:tc>
        <w:tc>
          <w:tcPr>
            <w:tcW w:w="456" w:type="dxa"/>
          </w:tcPr>
          <w:p w14:paraId="33C971FE" w14:textId="4570FE3A" w:rsidR="005F3C60" w:rsidRPr="00F2157E" w:rsidRDefault="002E00A7" w:rsidP="008B451D">
            <w:pPr>
              <w:pStyle w:val="BodyText"/>
              <w:rPr>
                <w:szCs w:val="20"/>
              </w:rPr>
            </w:pPr>
            <w:r>
              <w:rPr>
                <w:szCs w:val="20"/>
              </w:rPr>
              <w:t>Y</w:t>
            </w:r>
          </w:p>
        </w:tc>
        <w:tc>
          <w:tcPr>
            <w:tcW w:w="456" w:type="dxa"/>
          </w:tcPr>
          <w:p w14:paraId="5226F47D" w14:textId="77777777" w:rsidR="005F3C60" w:rsidRPr="00F2157E" w:rsidRDefault="005F3C60" w:rsidP="008B451D">
            <w:pPr>
              <w:pStyle w:val="BodyText"/>
              <w:rPr>
                <w:szCs w:val="20"/>
              </w:rPr>
            </w:pPr>
            <w:r>
              <w:rPr>
                <w:szCs w:val="20"/>
              </w:rPr>
              <w:t>Y</w:t>
            </w:r>
          </w:p>
        </w:tc>
        <w:tc>
          <w:tcPr>
            <w:tcW w:w="456" w:type="dxa"/>
          </w:tcPr>
          <w:p w14:paraId="3B7E49BC" w14:textId="77777777" w:rsidR="005F3C60" w:rsidRPr="00F2157E" w:rsidRDefault="005F3C60" w:rsidP="008B451D">
            <w:pPr>
              <w:pStyle w:val="BodyText"/>
              <w:rPr>
                <w:szCs w:val="20"/>
              </w:rPr>
            </w:pPr>
            <w:r w:rsidRPr="00F2157E">
              <w:rPr>
                <w:szCs w:val="20"/>
              </w:rPr>
              <w:t>N</w:t>
            </w:r>
          </w:p>
        </w:tc>
        <w:tc>
          <w:tcPr>
            <w:tcW w:w="456" w:type="dxa"/>
          </w:tcPr>
          <w:p w14:paraId="76DF8178" w14:textId="77777777" w:rsidR="005F3C60" w:rsidRPr="00F2157E" w:rsidRDefault="005F3C60" w:rsidP="008B451D">
            <w:pPr>
              <w:pStyle w:val="BodyText"/>
              <w:rPr>
                <w:szCs w:val="20"/>
              </w:rPr>
            </w:pPr>
            <w:r w:rsidRPr="00F2157E">
              <w:rPr>
                <w:szCs w:val="20"/>
              </w:rPr>
              <w:t>N</w:t>
            </w:r>
          </w:p>
        </w:tc>
        <w:tc>
          <w:tcPr>
            <w:tcW w:w="456" w:type="dxa"/>
          </w:tcPr>
          <w:p w14:paraId="7776C011" w14:textId="77777777" w:rsidR="005F3C60" w:rsidRPr="00F2157E" w:rsidRDefault="005F3C60" w:rsidP="008B451D">
            <w:pPr>
              <w:pStyle w:val="BodyText"/>
              <w:rPr>
                <w:szCs w:val="20"/>
              </w:rPr>
            </w:pPr>
            <w:r w:rsidRPr="00F2157E">
              <w:rPr>
                <w:szCs w:val="20"/>
              </w:rPr>
              <w:t>N</w:t>
            </w:r>
          </w:p>
        </w:tc>
        <w:tc>
          <w:tcPr>
            <w:tcW w:w="1612" w:type="dxa"/>
          </w:tcPr>
          <w:p w14:paraId="21B34689" w14:textId="161FA38E" w:rsidR="005F3C60" w:rsidRPr="00F2157E" w:rsidRDefault="005F3C60" w:rsidP="005F3C60">
            <w:pPr>
              <w:pStyle w:val="BodyText"/>
              <w:rPr>
                <w:szCs w:val="20"/>
              </w:rPr>
            </w:pPr>
            <w:r>
              <w:rPr>
                <w:szCs w:val="20"/>
              </w:rPr>
              <w:t>VARCHAR2(5)</w:t>
            </w:r>
          </w:p>
        </w:tc>
        <w:tc>
          <w:tcPr>
            <w:tcW w:w="2269" w:type="dxa"/>
          </w:tcPr>
          <w:p w14:paraId="75A5C112" w14:textId="0BE4FC05" w:rsidR="005F3C60" w:rsidRPr="00F2157E" w:rsidRDefault="005F3C60" w:rsidP="005F3C60">
            <w:pPr>
              <w:pStyle w:val="BodyText"/>
              <w:rPr>
                <w:szCs w:val="20"/>
              </w:rPr>
            </w:pPr>
            <w:r>
              <w:rPr>
                <w:szCs w:val="20"/>
              </w:rPr>
              <w:t xml:space="preserve">This will a </w:t>
            </w:r>
            <w:ins w:id="92" w:author="Namal Mohottige" w:date="2021-07-16T10:32:00Z">
              <w:r w:rsidR="00455FC9">
                <w:rPr>
                  <w:szCs w:val="20"/>
                </w:rPr>
                <w:t xml:space="preserve">read only </w:t>
              </w:r>
            </w:ins>
            <w:r>
              <w:rPr>
                <w:szCs w:val="20"/>
              </w:rPr>
              <w:t>tick box. If the product is under Tunstall manufacturer warranty, this box will be ticked</w:t>
            </w:r>
          </w:p>
        </w:tc>
      </w:tr>
    </w:tbl>
    <w:p w14:paraId="040D780D" w14:textId="77777777" w:rsidR="005F3C60" w:rsidRDefault="005F3C60" w:rsidP="005F3C60"/>
    <w:p w14:paraId="187183A5" w14:textId="44E5C06B" w:rsidR="005F3C60" w:rsidRPr="005F3C60" w:rsidRDefault="005F3C60" w:rsidP="005F3C60">
      <w:pPr>
        <w:pStyle w:val="Heading2"/>
      </w:pPr>
      <w:r>
        <w:t>Warranty Calculation</w:t>
      </w:r>
    </w:p>
    <w:p w14:paraId="3BB73B7A" w14:textId="04FC1871" w:rsidR="007B75A9" w:rsidRDefault="003E16DD" w:rsidP="007B75A9">
      <w:pPr>
        <w:rPr>
          <w:ins w:id="93" w:author="Namal Mohottige" w:date="2021-07-16T10:33:00Z"/>
        </w:rPr>
      </w:pPr>
      <w:r>
        <w:t xml:space="preserve">The product manufactured year </w:t>
      </w:r>
      <w:ins w:id="94" w:author="Namal Mohottige" w:date="2021-07-16T10:09:00Z">
        <w:r w:rsidR="007B12DA">
          <w:t xml:space="preserve">and week </w:t>
        </w:r>
      </w:ins>
      <w:r>
        <w:t xml:space="preserve">will be derived from the </w:t>
      </w:r>
      <w:del w:id="95" w:author="Namal Mohottige" w:date="2021-07-16T10:09:00Z">
        <w:r w:rsidDel="007B12DA">
          <w:delText>Serial No</w:delText>
        </w:r>
      </w:del>
      <w:ins w:id="96" w:author="Namal Mohottige" w:date="2021-07-16T10:09:00Z">
        <w:r w:rsidR="007B12DA">
          <w:t>Barcode</w:t>
        </w:r>
      </w:ins>
      <w:ins w:id="97" w:author="Namal Mohottige" w:date="2021-07-16T10:32:00Z">
        <w:r w:rsidR="00455FC9">
          <w:t xml:space="preserve"> on the</w:t>
        </w:r>
      </w:ins>
      <w:ins w:id="98" w:author="Namal Mohottige" w:date="2021-07-16T10:33:00Z">
        <w:r w:rsidR="00455FC9">
          <w:t xml:space="preserve"> Prepare Work Order | Product Repair Booking</w:t>
        </w:r>
      </w:ins>
      <w:r>
        <w:t xml:space="preserve">. </w:t>
      </w:r>
      <w:ins w:id="99" w:author="Namal Mohottige" w:date="2021-07-16T10:34:00Z">
        <w:r w:rsidR="00455FC9">
          <w:t xml:space="preserve">The barcode consists of </w:t>
        </w:r>
      </w:ins>
      <w:ins w:id="100" w:author="Namal Mohottige" w:date="2021-07-16T10:35:00Z">
        <w:r w:rsidR="00455FC9">
          <w:t xml:space="preserve">the Part No, </w:t>
        </w:r>
      </w:ins>
      <w:ins w:id="101" w:author="Namal Mohottige" w:date="2021-07-16T10:36:00Z">
        <w:r w:rsidR="00455FC9">
          <w:t>Issue No</w:t>
        </w:r>
      </w:ins>
      <w:ins w:id="102" w:author="Namal Mohottige" w:date="2021-07-16T10:35:00Z">
        <w:r w:rsidR="00455FC9">
          <w:t>, Manufactured Week/Year and Serial N</w:t>
        </w:r>
      </w:ins>
      <w:ins w:id="103" w:author="Namal Mohottige" w:date="2021-07-16T10:36:00Z">
        <w:r w:rsidR="00455FC9">
          <w:t xml:space="preserve">o separated by ‘-‘character. In the example below the </w:t>
        </w:r>
      </w:ins>
      <w:ins w:id="104" w:author="Namal Mohottige" w:date="2021-07-16T10:37:00Z">
        <w:r w:rsidR="00455FC9">
          <w:t>manufactured year is 2015 and the week is 09.</w:t>
        </w:r>
      </w:ins>
      <w:ins w:id="105" w:author="Namal Mohottige" w:date="2021-07-16T10:36:00Z">
        <w:r w:rsidR="00455FC9">
          <w:t xml:space="preserve"> </w:t>
        </w:r>
      </w:ins>
      <w:del w:id="106" w:author="Namal Mohottige" w:date="2021-07-16T10:33:00Z">
        <w:r w:rsidDel="00455FC9">
          <w:delText xml:space="preserve">The first 4 digits of the </w:delText>
        </w:r>
        <w:r w:rsidR="009F7E8B" w:rsidDel="00455FC9">
          <w:delText>Serial</w:delText>
        </w:r>
        <w:r w:rsidDel="00455FC9">
          <w:delText xml:space="preserve"> No represent the manufacture week and the year.</w:delText>
        </w:r>
      </w:del>
    </w:p>
    <w:p w14:paraId="4ABDEDE8" w14:textId="6E6E078E" w:rsidR="00455FC9" w:rsidRDefault="00455FC9" w:rsidP="007B75A9">
      <w:pPr>
        <w:rPr>
          <w:ins w:id="107" w:author="Namal Mohottige" w:date="2021-07-16T10:08:00Z"/>
        </w:rPr>
      </w:pPr>
      <w:ins w:id="108" w:author="Namal Mohottige" w:date="2021-07-16T10:34:00Z">
        <w:r w:rsidRPr="00455FC9">
          <w:t>37000/355-C1-</w:t>
        </w:r>
        <w:r w:rsidRPr="00455FC9">
          <w:rPr>
            <w:highlight w:val="yellow"/>
            <w:rPrChange w:id="109" w:author="Namal Mohottige" w:date="2021-07-16T10:37:00Z">
              <w:rPr/>
            </w:rPrChange>
          </w:rPr>
          <w:t>0915</w:t>
        </w:r>
        <w:r w:rsidRPr="00455FC9">
          <w:t>-057208</w:t>
        </w:r>
      </w:ins>
    </w:p>
    <w:p w14:paraId="6AFDBE98" w14:textId="0FEDEA58" w:rsidR="007B12DA" w:rsidRDefault="007B12DA" w:rsidP="007B75A9">
      <w:ins w:id="110" w:author="Namal Mohottige" w:date="2021-07-16T10:08:00Z">
        <w:r w:rsidRPr="007B12DA">
          <w:rPr>
            <w:noProof/>
            <w:lang w:eastAsia="en-GB" w:bidi="si-LK"/>
          </w:rPr>
          <w:lastRenderedPageBreak/>
          <w:drawing>
            <wp:inline distT="0" distB="0" distL="0" distR="0" wp14:anchorId="3543DE54" wp14:editId="0FA392B8">
              <wp:extent cx="5731510" cy="21513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51380"/>
                      </a:xfrm>
                      <a:prstGeom prst="rect">
                        <a:avLst/>
                      </a:prstGeom>
                    </pic:spPr>
                  </pic:pic>
                </a:graphicData>
              </a:graphic>
            </wp:inline>
          </w:drawing>
        </w:r>
      </w:ins>
    </w:p>
    <w:p w14:paraId="6DB8A40C" w14:textId="5B4AE068" w:rsidR="003E16DD" w:rsidDel="00455FC9" w:rsidRDefault="00455FC9">
      <w:pPr>
        <w:pStyle w:val="Heading3"/>
        <w:rPr>
          <w:del w:id="111" w:author="Namal Mohottige" w:date="2021-07-16T10:38:00Z"/>
        </w:rPr>
        <w:pPrChange w:id="112" w:author="Namal Mohottige" w:date="2021-07-16T10:38:00Z">
          <w:pPr/>
        </w:pPrChange>
      </w:pPr>
      <w:ins w:id="113" w:author="Namal Mohottige" w:date="2021-07-16T10:38:00Z">
        <w:r>
          <w:t>Warranty Duration</w:t>
        </w:r>
      </w:ins>
      <w:del w:id="114" w:author="Namal Mohottige" w:date="2021-07-16T10:38:00Z">
        <w:r w:rsidR="003E16DD" w:rsidDel="00455FC9">
          <w:delText>Serial No Format: WWYY</w:delText>
        </w:r>
      </w:del>
    </w:p>
    <w:p w14:paraId="3CDFA45D" w14:textId="77777777" w:rsidR="00455FC9" w:rsidRDefault="00455FC9" w:rsidP="007B75A9">
      <w:pPr>
        <w:rPr>
          <w:ins w:id="115" w:author="Namal Mohottige" w:date="2021-07-16T10:38:00Z"/>
        </w:rPr>
      </w:pPr>
    </w:p>
    <w:p w14:paraId="6C5E8854" w14:textId="60B80468" w:rsidR="009F7E8B" w:rsidRDefault="009F7E8B" w:rsidP="007B75A9">
      <w:r>
        <w:t xml:space="preserve">The warranty duration will be retrieved from </w:t>
      </w:r>
      <w:ins w:id="116" w:author="Namal Mohottige" w:date="2021-08-04T14:10:00Z">
        <w:r w:rsidR="00761466">
          <w:t xml:space="preserve">the Sales </w:t>
        </w:r>
      </w:ins>
      <w:del w:id="117" w:author="Namal Mohottige" w:date="2021-08-04T14:10:00Z">
        <w:r w:rsidDel="00761466">
          <w:delText>Master</w:delText>
        </w:r>
      </w:del>
      <w:r>
        <w:t xml:space="preserve"> Part | Customer Warranty. The Max Value and Time unit will be used to calculate the warranty duration. If the warranty is still valid, the system will tick the Tunstall Warranty check box. </w:t>
      </w:r>
    </w:p>
    <w:p w14:paraId="169F7213" w14:textId="755A1432" w:rsidR="009F7E8B" w:rsidRDefault="009F7E8B" w:rsidP="007B75A9">
      <w:pPr>
        <w:rPr>
          <w:ins w:id="118" w:author="Namal Mohottige" w:date="2021-08-04T14:10:00Z"/>
        </w:rPr>
      </w:pPr>
      <w:r>
        <w:t xml:space="preserve">For example, if the manufactured </w:t>
      </w:r>
      <w:del w:id="119" w:author="Namal Mohottige" w:date="2021-07-16T10:39:00Z">
        <w:r w:rsidDel="00455FC9">
          <w:delText xml:space="preserve">date </w:delText>
        </w:r>
      </w:del>
      <w:ins w:id="120" w:author="Namal Mohottige" w:date="2021-07-16T10:39:00Z">
        <w:r w:rsidR="00455FC9">
          <w:t xml:space="preserve">week/year is  </w:t>
        </w:r>
      </w:ins>
      <w:r w:rsidRPr="009F7E8B">
        <w:rPr>
          <w:highlight w:val="yellow"/>
        </w:rPr>
        <w:t>3419</w:t>
      </w:r>
      <w:r>
        <w:t xml:space="preserve"> and warranty duration is 24 months, the system will tick the check box, since the warranty is still valid.</w:t>
      </w:r>
    </w:p>
    <w:p w14:paraId="751A1427" w14:textId="63F61018" w:rsidR="00761466" w:rsidRDefault="00761466" w:rsidP="007B75A9">
      <w:pPr>
        <w:rPr>
          <w:ins w:id="121" w:author="Namal Mohottige" w:date="2021-08-04T14:11:00Z"/>
        </w:rPr>
      </w:pPr>
      <w:ins w:id="122" w:author="Namal Mohottige" w:date="2021-08-04T14:10:00Z">
        <w:r w:rsidRPr="00761466">
          <w:rPr>
            <w:noProof/>
          </w:rPr>
          <w:drawing>
            <wp:inline distT="0" distB="0" distL="0" distR="0" wp14:anchorId="71D458BC" wp14:editId="7D4EE751">
              <wp:extent cx="5731510" cy="29571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57195"/>
                      </a:xfrm>
                      <a:prstGeom prst="rect">
                        <a:avLst/>
                      </a:prstGeom>
                    </pic:spPr>
                  </pic:pic>
                </a:graphicData>
              </a:graphic>
            </wp:inline>
          </w:drawing>
        </w:r>
      </w:ins>
    </w:p>
    <w:p w14:paraId="570CFDFE" w14:textId="77777777" w:rsidR="00761466" w:rsidRDefault="00761466" w:rsidP="007B75A9">
      <w:pPr>
        <w:rPr>
          <w:ins w:id="123" w:author="Namal Mohottige" w:date="2021-08-04T14:11:00Z"/>
        </w:rPr>
      </w:pPr>
    </w:p>
    <w:p w14:paraId="7351936C" w14:textId="4021FE6C" w:rsidR="00761466" w:rsidRDefault="00761466" w:rsidP="007B75A9">
      <w:pPr>
        <w:rPr>
          <w:ins w:id="124" w:author="Namal Mohottige" w:date="2021-08-04T14:11:00Z"/>
        </w:rPr>
      </w:pPr>
      <w:ins w:id="125" w:author="Namal Mohottige" w:date="2021-08-04T14:11:00Z">
        <w:r w:rsidRPr="00761466">
          <w:rPr>
            <w:noProof/>
          </w:rPr>
          <w:lastRenderedPageBreak/>
          <w:drawing>
            <wp:inline distT="0" distB="0" distL="0" distR="0" wp14:anchorId="732A58E3" wp14:editId="32242171">
              <wp:extent cx="5731510" cy="29698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69895"/>
                      </a:xfrm>
                      <a:prstGeom prst="rect">
                        <a:avLst/>
                      </a:prstGeom>
                    </pic:spPr>
                  </pic:pic>
                </a:graphicData>
              </a:graphic>
            </wp:inline>
          </w:drawing>
        </w:r>
      </w:ins>
    </w:p>
    <w:p w14:paraId="2F23AA8B" w14:textId="77777777" w:rsidR="00761466" w:rsidRPr="00D31F10" w:rsidRDefault="00761466" w:rsidP="007B75A9"/>
    <w:p w14:paraId="54275B41" w14:textId="70290BB2" w:rsidR="007B75A9" w:rsidRDefault="003E16DD">
      <w:del w:id="126" w:author="Namal Mohottige" w:date="2021-08-04T14:10:00Z">
        <w:r w:rsidDel="00761466">
          <w:rPr>
            <w:noProof/>
            <w:lang w:eastAsia="en-GB" w:bidi="si-LK"/>
          </w:rPr>
          <w:drawing>
            <wp:inline distT="0" distB="0" distL="0" distR="0" wp14:anchorId="0B2CC3B4" wp14:editId="0E8DE86B">
              <wp:extent cx="5731510" cy="32969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5731510" cy="3296920"/>
                      </a:xfrm>
                      <a:prstGeom prst="rect">
                        <a:avLst/>
                      </a:prstGeom>
                    </pic:spPr>
                  </pic:pic>
                </a:graphicData>
              </a:graphic>
            </wp:inline>
          </w:drawing>
        </w:r>
      </w:del>
    </w:p>
    <w:p w14:paraId="78D0402E" w14:textId="77777777" w:rsidR="009F7E8B" w:rsidRDefault="009F7E8B"/>
    <w:p w14:paraId="48A30833" w14:textId="6EEB3038" w:rsidR="005F3C60" w:rsidRDefault="005F3C60">
      <w:pPr>
        <w:rPr>
          <w:ins w:id="127" w:author="Namal Mohottige" w:date="2021-07-07T16:20:00Z"/>
        </w:rPr>
      </w:pPr>
      <w:del w:id="128" w:author="Namal Mohottige" w:date="2021-08-04T14:10:00Z">
        <w:r w:rsidDel="00761466">
          <w:rPr>
            <w:noProof/>
            <w:lang w:eastAsia="en-GB" w:bidi="si-LK"/>
          </w:rPr>
          <w:lastRenderedPageBreak/>
          <w:drawing>
            <wp:inline distT="0" distB="0" distL="0" distR="0" wp14:anchorId="3F569230" wp14:editId="4FA5CFC0">
              <wp:extent cx="5806774" cy="307194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06774" cy="3071942"/>
                      </a:xfrm>
                      <a:prstGeom prst="rect">
                        <a:avLst/>
                      </a:prstGeom>
                    </pic:spPr>
                  </pic:pic>
                </a:graphicData>
              </a:graphic>
            </wp:inline>
          </w:drawing>
        </w:r>
      </w:del>
    </w:p>
    <w:p w14:paraId="32669A04" w14:textId="77777777" w:rsidR="0013605A" w:rsidRDefault="0013605A">
      <w:pPr>
        <w:rPr>
          <w:ins w:id="129" w:author="Namal Mohottige" w:date="2021-07-07T16:20:00Z"/>
        </w:rPr>
      </w:pPr>
    </w:p>
    <w:p w14:paraId="5BD185B8" w14:textId="77777777" w:rsidR="0013605A" w:rsidRPr="004F73C6" w:rsidRDefault="0013605A">
      <w:pPr>
        <w:pStyle w:val="Heading1"/>
        <w:rPr>
          <w:ins w:id="130" w:author="Namal Mohottige" w:date="2021-07-07T16:21:00Z"/>
        </w:rPr>
        <w:pPrChange w:id="131" w:author="Namal Mohottige" w:date="2021-07-16T09:57:00Z">
          <w:pPr>
            <w:pStyle w:val="Heading2"/>
          </w:pPr>
        </w:pPrChange>
      </w:pPr>
      <w:bookmarkStart w:id="132" w:name="_Toc71899001"/>
      <w:bookmarkStart w:id="133" w:name="_Toc75960661"/>
      <w:ins w:id="134" w:author="Namal Mohottige" w:date="2021-07-07T16:21:00Z">
        <w:r>
          <w:t>Test Scenarios</w:t>
        </w:r>
        <w:bookmarkEnd w:id="132"/>
        <w:bookmarkEnd w:id="133"/>
      </w:ins>
    </w:p>
    <w:tbl>
      <w:tblPr>
        <w:tblStyle w:val="TableGrid"/>
        <w:tblW w:w="0" w:type="auto"/>
        <w:tblLook w:val="04A0" w:firstRow="1" w:lastRow="0" w:firstColumn="1" w:lastColumn="0" w:noHBand="0" w:noVBand="1"/>
        <w:tblPrChange w:id="135" w:author="Namal Mohottige" w:date="2021-07-07T16:21:00Z">
          <w:tblPr>
            <w:tblStyle w:val="TableGrid"/>
            <w:tblW w:w="0" w:type="auto"/>
            <w:tblLook w:val="04A0" w:firstRow="1" w:lastRow="0" w:firstColumn="1" w:lastColumn="0" w:noHBand="0" w:noVBand="1"/>
          </w:tblPr>
        </w:tblPrChange>
      </w:tblPr>
      <w:tblGrid>
        <w:gridCol w:w="857"/>
        <w:gridCol w:w="5058"/>
        <w:gridCol w:w="2257"/>
        <w:gridCol w:w="844"/>
        <w:tblGridChange w:id="136">
          <w:tblGrid>
            <w:gridCol w:w="857"/>
            <w:gridCol w:w="5058"/>
            <w:gridCol w:w="2257"/>
            <w:gridCol w:w="844"/>
          </w:tblGrid>
        </w:tblGridChange>
      </w:tblGrid>
      <w:tr w:rsidR="0013605A" w:rsidRPr="00592362" w14:paraId="5AFD267D" w14:textId="77777777" w:rsidTr="0013605A">
        <w:trPr>
          <w:tblHeader/>
          <w:ins w:id="137" w:author="Namal Mohottige" w:date="2021-07-07T16:21:00Z"/>
          <w:trPrChange w:id="138" w:author="Namal Mohottige" w:date="2021-07-07T16:21:00Z">
            <w:trPr>
              <w:tblHeader/>
            </w:trPr>
          </w:trPrChange>
        </w:trPr>
        <w:tc>
          <w:tcPr>
            <w:tcW w:w="857" w:type="dxa"/>
            <w:shd w:val="clear" w:color="auto" w:fill="FFFFFF" w:themeFill="background1"/>
            <w:tcPrChange w:id="139" w:author="Namal Mohottige" w:date="2021-07-07T16:21:00Z">
              <w:tcPr>
                <w:tcW w:w="860" w:type="dxa"/>
                <w:shd w:val="clear" w:color="auto" w:fill="FFFFFF" w:themeFill="background1"/>
              </w:tcPr>
            </w:tcPrChange>
          </w:tcPr>
          <w:p w14:paraId="1003C122" w14:textId="77777777" w:rsidR="0013605A" w:rsidRPr="00592362" w:rsidRDefault="0013605A" w:rsidP="008070EE">
            <w:pPr>
              <w:pStyle w:val="WLBody1"/>
              <w:spacing w:before="60" w:after="60"/>
              <w:rPr>
                <w:ins w:id="140" w:author="Namal Mohottige" w:date="2021-07-07T16:21:00Z"/>
                <w:b/>
                <w:sz w:val="16"/>
                <w:szCs w:val="16"/>
              </w:rPr>
            </w:pPr>
            <w:ins w:id="141" w:author="Namal Mohottige" w:date="2021-07-07T16:21:00Z">
              <w:r>
                <w:rPr>
                  <w:b/>
                  <w:sz w:val="16"/>
                  <w:szCs w:val="16"/>
                </w:rPr>
                <w:t>Test</w:t>
              </w:r>
              <w:r w:rsidRPr="00592362">
                <w:rPr>
                  <w:b/>
                  <w:sz w:val="16"/>
                  <w:szCs w:val="16"/>
                </w:rPr>
                <w:t xml:space="preserve"> ID</w:t>
              </w:r>
            </w:ins>
          </w:p>
        </w:tc>
        <w:tc>
          <w:tcPr>
            <w:tcW w:w="5058" w:type="dxa"/>
            <w:shd w:val="clear" w:color="auto" w:fill="FFFFFF" w:themeFill="background1"/>
            <w:tcPrChange w:id="142" w:author="Namal Mohottige" w:date="2021-07-07T16:21:00Z">
              <w:tcPr>
                <w:tcW w:w="5089" w:type="dxa"/>
                <w:shd w:val="clear" w:color="auto" w:fill="FFFFFF" w:themeFill="background1"/>
              </w:tcPr>
            </w:tcPrChange>
          </w:tcPr>
          <w:p w14:paraId="7B14EE4B" w14:textId="77777777" w:rsidR="0013605A" w:rsidRPr="00592362" w:rsidRDefault="0013605A" w:rsidP="008070EE">
            <w:pPr>
              <w:pStyle w:val="WLBody1"/>
              <w:spacing w:before="60" w:after="60"/>
              <w:rPr>
                <w:ins w:id="143" w:author="Namal Mohottige" w:date="2021-07-07T16:21:00Z"/>
                <w:b/>
                <w:sz w:val="16"/>
                <w:szCs w:val="16"/>
              </w:rPr>
            </w:pPr>
            <w:ins w:id="144" w:author="Namal Mohottige" w:date="2021-07-07T16:21:00Z">
              <w:r>
                <w:rPr>
                  <w:b/>
                  <w:sz w:val="16"/>
                  <w:szCs w:val="16"/>
                </w:rPr>
                <w:t>Recommended Test</w:t>
              </w:r>
            </w:ins>
          </w:p>
        </w:tc>
        <w:tc>
          <w:tcPr>
            <w:tcW w:w="2257" w:type="dxa"/>
            <w:shd w:val="clear" w:color="auto" w:fill="FFFFFF" w:themeFill="background1"/>
            <w:tcPrChange w:id="145" w:author="Namal Mohottige" w:date="2021-07-07T16:21:00Z">
              <w:tcPr>
                <w:tcW w:w="2268" w:type="dxa"/>
                <w:shd w:val="clear" w:color="auto" w:fill="FFFFFF" w:themeFill="background1"/>
              </w:tcPr>
            </w:tcPrChange>
          </w:tcPr>
          <w:p w14:paraId="6D06B53F" w14:textId="77777777" w:rsidR="0013605A" w:rsidRDefault="0013605A" w:rsidP="008070EE">
            <w:pPr>
              <w:pStyle w:val="WLBody1"/>
              <w:spacing w:before="60" w:after="60"/>
              <w:rPr>
                <w:ins w:id="146" w:author="Namal Mohottige" w:date="2021-07-07T16:21:00Z"/>
                <w:b/>
                <w:sz w:val="16"/>
                <w:szCs w:val="16"/>
              </w:rPr>
            </w:pPr>
            <w:ins w:id="147" w:author="Namal Mohottige" w:date="2021-07-07T16:21:00Z">
              <w:r>
                <w:rPr>
                  <w:b/>
                  <w:sz w:val="16"/>
                  <w:szCs w:val="16"/>
                </w:rPr>
                <w:t>Test Outcome</w:t>
              </w:r>
            </w:ins>
          </w:p>
        </w:tc>
        <w:tc>
          <w:tcPr>
            <w:tcW w:w="844" w:type="dxa"/>
            <w:shd w:val="clear" w:color="auto" w:fill="FFFFFF" w:themeFill="background1"/>
            <w:tcPrChange w:id="148" w:author="Namal Mohottige" w:date="2021-07-07T16:21:00Z">
              <w:tcPr>
                <w:tcW w:w="845" w:type="dxa"/>
                <w:shd w:val="clear" w:color="auto" w:fill="FFFFFF" w:themeFill="background1"/>
              </w:tcPr>
            </w:tcPrChange>
          </w:tcPr>
          <w:p w14:paraId="3564116C" w14:textId="77777777" w:rsidR="0013605A" w:rsidRDefault="0013605A" w:rsidP="008070EE">
            <w:pPr>
              <w:pStyle w:val="WLBody1"/>
              <w:spacing w:before="60" w:after="60"/>
              <w:rPr>
                <w:ins w:id="149" w:author="Namal Mohottige" w:date="2021-07-07T16:21:00Z"/>
                <w:b/>
                <w:sz w:val="16"/>
                <w:szCs w:val="16"/>
              </w:rPr>
            </w:pPr>
            <w:ins w:id="150" w:author="Namal Mohottige" w:date="2021-07-07T16:21:00Z">
              <w:r>
                <w:rPr>
                  <w:b/>
                  <w:sz w:val="16"/>
                  <w:szCs w:val="16"/>
                </w:rPr>
                <w:t>Status</w:t>
              </w:r>
            </w:ins>
          </w:p>
        </w:tc>
      </w:tr>
      <w:tr w:rsidR="0013605A" w:rsidRPr="00592362" w14:paraId="4E509C0E" w14:textId="77777777" w:rsidTr="0013605A">
        <w:trPr>
          <w:ins w:id="151" w:author="Namal Mohottige" w:date="2021-07-07T16:21:00Z"/>
        </w:trPr>
        <w:tc>
          <w:tcPr>
            <w:tcW w:w="857" w:type="dxa"/>
            <w:tcPrChange w:id="152" w:author="Namal Mohottige" w:date="2021-07-07T16:21:00Z">
              <w:tcPr>
                <w:tcW w:w="860" w:type="dxa"/>
              </w:tcPr>
            </w:tcPrChange>
          </w:tcPr>
          <w:p w14:paraId="3CBA6379" w14:textId="77777777" w:rsidR="0013605A" w:rsidRPr="00592362" w:rsidRDefault="0013605A" w:rsidP="008070EE">
            <w:pPr>
              <w:pStyle w:val="WLBody1"/>
              <w:spacing w:before="60" w:after="60"/>
              <w:rPr>
                <w:ins w:id="153" w:author="Namal Mohottige" w:date="2021-07-07T16:21:00Z"/>
                <w:sz w:val="16"/>
                <w:szCs w:val="16"/>
              </w:rPr>
            </w:pPr>
            <w:ins w:id="154" w:author="Namal Mohottige" w:date="2021-07-07T16:21:00Z">
              <w:r w:rsidRPr="00592362">
                <w:rPr>
                  <w:sz w:val="16"/>
                  <w:szCs w:val="16"/>
                </w:rPr>
                <w:t>1</w:t>
              </w:r>
            </w:ins>
          </w:p>
        </w:tc>
        <w:tc>
          <w:tcPr>
            <w:tcW w:w="5058" w:type="dxa"/>
            <w:tcPrChange w:id="155" w:author="Namal Mohottige" w:date="2021-07-07T16:21:00Z">
              <w:tcPr>
                <w:tcW w:w="5089" w:type="dxa"/>
              </w:tcPr>
            </w:tcPrChange>
          </w:tcPr>
          <w:p w14:paraId="5586FF88" w14:textId="0899DB89" w:rsidR="0013605A" w:rsidRPr="00592362" w:rsidRDefault="0013605A" w:rsidP="008070EE">
            <w:pPr>
              <w:pStyle w:val="WLBody1"/>
              <w:spacing w:before="60" w:after="60"/>
              <w:rPr>
                <w:ins w:id="156" w:author="Namal Mohottige" w:date="2021-07-07T16:21:00Z"/>
                <w:sz w:val="16"/>
                <w:szCs w:val="16"/>
              </w:rPr>
            </w:pPr>
            <w:ins w:id="157" w:author="Namal Mohottige" w:date="2021-07-07T16:22:00Z">
              <w:r>
                <w:rPr>
                  <w:sz w:val="16"/>
                  <w:szCs w:val="16"/>
                </w:rPr>
                <w:t>Create a Service Repair Label for a Product Under Warranty</w:t>
              </w:r>
            </w:ins>
          </w:p>
        </w:tc>
        <w:tc>
          <w:tcPr>
            <w:tcW w:w="2257" w:type="dxa"/>
            <w:tcPrChange w:id="158" w:author="Namal Mohottige" w:date="2021-07-07T16:21:00Z">
              <w:tcPr>
                <w:tcW w:w="2268" w:type="dxa"/>
              </w:tcPr>
            </w:tcPrChange>
          </w:tcPr>
          <w:p w14:paraId="3705F7CC" w14:textId="1EFF48FD" w:rsidR="0013605A" w:rsidRDefault="0013605A" w:rsidP="008070EE">
            <w:pPr>
              <w:pStyle w:val="WLBody1"/>
              <w:spacing w:before="60" w:after="60"/>
              <w:rPr>
                <w:ins w:id="159" w:author="Namal Mohottige" w:date="2021-07-07T16:21:00Z"/>
                <w:sz w:val="16"/>
                <w:szCs w:val="16"/>
              </w:rPr>
            </w:pPr>
          </w:p>
        </w:tc>
        <w:tc>
          <w:tcPr>
            <w:tcW w:w="844" w:type="dxa"/>
            <w:tcPrChange w:id="160" w:author="Namal Mohottige" w:date="2021-07-07T16:21:00Z">
              <w:tcPr>
                <w:tcW w:w="845" w:type="dxa"/>
              </w:tcPr>
            </w:tcPrChange>
          </w:tcPr>
          <w:p w14:paraId="7B001C75" w14:textId="429FD306" w:rsidR="0013605A" w:rsidRDefault="0013605A" w:rsidP="008070EE">
            <w:pPr>
              <w:pStyle w:val="WLBody1"/>
              <w:spacing w:before="60" w:after="60"/>
              <w:rPr>
                <w:ins w:id="161" w:author="Namal Mohottige" w:date="2021-07-07T16:21:00Z"/>
                <w:sz w:val="16"/>
                <w:szCs w:val="16"/>
              </w:rPr>
            </w:pPr>
          </w:p>
        </w:tc>
      </w:tr>
      <w:tr w:rsidR="0013605A" w:rsidRPr="00592362" w14:paraId="1186CA0C" w14:textId="77777777" w:rsidTr="008070EE">
        <w:trPr>
          <w:ins w:id="162" w:author="Namal Mohottige" w:date="2021-07-07T16:22:00Z"/>
        </w:trPr>
        <w:tc>
          <w:tcPr>
            <w:tcW w:w="857" w:type="dxa"/>
          </w:tcPr>
          <w:p w14:paraId="01C0C62E" w14:textId="162FB327" w:rsidR="0013605A" w:rsidRPr="00592362" w:rsidRDefault="0013605A" w:rsidP="008070EE">
            <w:pPr>
              <w:pStyle w:val="WLBody1"/>
              <w:spacing w:before="60" w:after="60"/>
              <w:rPr>
                <w:ins w:id="163" w:author="Namal Mohottige" w:date="2021-07-07T16:22:00Z"/>
                <w:sz w:val="16"/>
                <w:szCs w:val="16"/>
              </w:rPr>
            </w:pPr>
            <w:ins w:id="164" w:author="Namal Mohottige" w:date="2021-07-07T16:22:00Z">
              <w:r>
                <w:rPr>
                  <w:sz w:val="16"/>
                  <w:szCs w:val="16"/>
                </w:rPr>
                <w:t>2</w:t>
              </w:r>
            </w:ins>
          </w:p>
        </w:tc>
        <w:tc>
          <w:tcPr>
            <w:tcW w:w="5058" w:type="dxa"/>
          </w:tcPr>
          <w:p w14:paraId="5B7F8D75" w14:textId="635D7BBF" w:rsidR="0013605A" w:rsidRPr="00592362" w:rsidRDefault="0013605A" w:rsidP="008070EE">
            <w:pPr>
              <w:pStyle w:val="WLBody1"/>
              <w:spacing w:before="60" w:after="60"/>
              <w:rPr>
                <w:ins w:id="165" w:author="Namal Mohottige" w:date="2021-07-07T16:22:00Z"/>
                <w:sz w:val="16"/>
                <w:szCs w:val="16"/>
              </w:rPr>
            </w:pPr>
            <w:ins w:id="166" w:author="Namal Mohottige" w:date="2021-07-07T16:22:00Z">
              <w:r>
                <w:rPr>
                  <w:sz w:val="16"/>
                  <w:szCs w:val="16"/>
                </w:rPr>
                <w:t xml:space="preserve">Create a Service Repair Label for a Product </w:t>
              </w:r>
            </w:ins>
            <w:ins w:id="167" w:author="Namal Mohottige" w:date="2021-07-07T16:23:00Z">
              <w:r>
                <w:rPr>
                  <w:sz w:val="16"/>
                  <w:szCs w:val="16"/>
                </w:rPr>
                <w:t xml:space="preserve">Not </w:t>
              </w:r>
            </w:ins>
            <w:ins w:id="168" w:author="Namal Mohottige" w:date="2021-07-07T16:22:00Z">
              <w:r>
                <w:rPr>
                  <w:sz w:val="16"/>
                  <w:szCs w:val="16"/>
                </w:rPr>
                <w:t>Under Warranty</w:t>
              </w:r>
            </w:ins>
          </w:p>
        </w:tc>
        <w:tc>
          <w:tcPr>
            <w:tcW w:w="2257" w:type="dxa"/>
          </w:tcPr>
          <w:p w14:paraId="47629B90" w14:textId="77777777" w:rsidR="0013605A" w:rsidRDefault="0013605A" w:rsidP="008070EE">
            <w:pPr>
              <w:pStyle w:val="WLBody1"/>
              <w:spacing w:before="60" w:after="60"/>
              <w:rPr>
                <w:ins w:id="169" w:author="Namal Mohottige" w:date="2021-07-07T16:22:00Z"/>
                <w:sz w:val="16"/>
                <w:szCs w:val="16"/>
              </w:rPr>
            </w:pPr>
          </w:p>
        </w:tc>
        <w:tc>
          <w:tcPr>
            <w:tcW w:w="844" w:type="dxa"/>
          </w:tcPr>
          <w:p w14:paraId="2CF6C240" w14:textId="200D96DE" w:rsidR="0013605A" w:rsidRDefault="0013605A" w:rsidP="008070EE">
            <w:pPr>
              <w:pStyle w:val="WLBody1"/>
              <w:spacing w:before="60" w:after="60"/>
              <w:rPr>
                <w:ins w:id="170" w:author="Namal Mohottige" w:date="2021-07-07T16:22:00Z"/>
                <w:sz w:val="16"/>
                <w:szCs w:val="16"/>
              </w:rPr>
            </w:pPr>
            <w:ins w:id="171" w:author="Namal Mohottige" w:date="2021-07-07T16:23:00Z">
              <w:r>
                <w:rPr>
                  <w:sz w:val="16"/>
                  <w:szCs w:val="16"/>
                </w:rPr>
                <w:t>Fail</w:t>
              </w:r>
            </w:ins>
          </w:p>
        </w:tc>
      </w:tr>
      <w:tr w:rsidR="0013605A" w:rsidRPr="00592362" w14:paraId="0F36911C" w14:textId="77777777" w:rsidTr="0013605A">
        <w:trPr>
          <w:ins w:id="172" w:author="Namal Mohottige" w:date="2021-07-07T16:22:00Z"/>
        </w:trPr>
        <w:tc>
          <w:tcPr>
            <w:tcW w:w="857" w:type="dxa"/>
          </w:tcPr>
          <w:p w14:paraId="0A259CC0" w14:textId="0B9AA275" w:rsidR="0013605A" w:rsidRPr="00592362" w:rsidRDefault="0013605A" w:rsidP="008070EE">
            <w:pPr>
              <w:pStyle w:val="WLBody1"/>
              <w:spacing w:before="60" w:after="60"/>
              <w:rPr>
                <w:ins w:id="173" w:author="Namal Mohottige" w:date="2021-07-07T16:22:00Z"/>
                <w:sz w:val="16"/>
                <w:szCs w:val="16"/>
              </w:rPr>
            </w:pPr>
            <w:ins w:id="174" w:author="Namal Mohottige" w:date="2021-07-07T16:23:00Z">
              <w:r>
                <w:rPr>
                  <w:sz w:val="16"/>
                  <w:szCs w:val="16"/>
                </w:rPr>
                <w:t>3</w:t>
              </w:r>
            </w:ins>
          </w:p>
        </w:tc>
        <w:tc>
          <w:tcPr>
            <w:tcW w:w="5058" w:type="dxa"/>
          </w:tcPr>
          <w:p w14:paraId="5FFB2F57" w14:textId="0FDBA15E" w:rsidR="0013605A" w:rsidRDefault="0013605A" w:rsidP="008070EE">
            <w:pPr>
              <w:pStyle w:val="WLBody1"/>
              <w:spacing w:before="60" w:after="60"/>
              <w:rPr>
                <w:ins w:id="175" w:author="Namal Mohottige" w:date="2021-07-07T16:22:00Z"/>
                <w:sz w:val="16"/>
                <w:szCs w:val="16"/>
              </w:rPr>
            </w:pPr>
            <w:ins w:id="176" w:author="Namal Mohottige" w:date="2021-07-07T16:23:00Z">
              <w:r>
                <w:rPr>
                  <w:sz w:val="16"/>
                  <w:szCs w:val="16"/>
                </w:rPr>
                <w:t xml:space="preserve">Create a Service Repair Label including accessories </w:t>
              </w:r>
            </w:ins>
          </w:p>
        </w:tc>
        <w:tc>
          <w:tcPr>
            <w:tcW w:w="2257" w:type="dxa"/>
          </w:tcPr>
          <w:p w14:paraId="42540249" w14:textId="77777777" w:rsidR="0013605A" w:rsidRDefault="0013605A" w:rsidP="008070EE">
            <w:pPr>
              <w:pStyle w:val="WLBody1"/>
              <w:spacing w:before="60" w:after="60"/>
              <w:rPr>
                <w:ins w:id="177" w:author="Namal Mohottige" w:date="2021-07-07T16:22:00Z"/>
                <w:sz w:val="16"/>
                <w:szCs w:val="16"/>
              </w:rPr>
            </w:pPr>
          </w:p>
        </w:tc>
        <w:tc>
          <w:tcPr>
            <w:tcW w:w="844" w:type="dxa"/>
          </w:tcPr>
          <w:p w14:paraId="2BE870A7" w14:textId="2940148D" w:rsidR="0013605A" w:rsidRDefault="0013605A" w:rsidP="008070EE">
            <w:pPr>
              <w:pStyle w:val="WLBody1"/>
              <w:spacing w:before="60" w:after="60"/>
              <w:rPr>
                <w:ins w:id="178" w:author="Namal Mohottige" w:date="2021-07-07T16:22:00Z"/>
                <w:sz w:val="16"/>
                <w:szCs w:val="16"/>
              </w:rPr>
            </w:pPr>
            <w:ins w:id="179" w:author="Namal Mohottige" w:date="2021-07-07T16:23:00Z">
              <w:r>
                <w:rPr>
                  <w:sz w:val="16"/>
                  <w:szCs w:val="16"/>
                </w:rPr>
                <w:t>Fail</w:t>
              </w:r>
            </w:ins>
          </w:p>
        </w:tc>
      </w:tr>
      <w:tr w:rsidR="001702EC" w:rsidRPr="00592362" w14:paraId="1F87B50F" w14:textId="77777777" w:rsidTr="0013605A">
        <w:trPr>
          <w:ins w:id="180" w:author="Namal Mohottige" w:date="2021-07-08T11:00:00Z"/>
        </w:trPr>
        <w:tc>
          <w:tcPr>
            <w:tcW w:w="857" w:type="dxa"/>
          </w:tcPr>
          <w:p w14:paraId="0AF9C3E9" w14:textId="3439D2F2" w:rsidR="001702EC" w:rsidRDefault="001702EC" w:rsidP="008070EE">
            <w:pPr>
              <w:pStyle w:val="WLBody1"/>
              <w:spacing w:before="60" w:after="60"/>
              <w:rPr>
                <w:ins w:id="181" w:author="Namal Mohottige" w:date="2021-07-08T11:00:00Z"/>
                <w:sz w:val="16"/>
                <w:szCs w:val="16"/>
              </w:rPr>
            </w:pPr>
            <w:ins w:id="182" w:author="Namal Mohottige" w:date="2021-07-08T11:00:00Z">
              <w:r>
                <w:rPr>
                  <w:sz w:val="16"/>
                  <w:szCs w:val="16"/>
                </w:rPr>
                <w:t>4</w:t>
              </w:r>
            </w:ins>
          </w:p>
        </w:tc>
        <w:tc>
          <w:tcPr>
            <w:tcW w:w="5058" w:type="dxa"/>
          </w:tcPr>
          <w:p w14:paraId="2ADD6649" w14:textId="20EF36F8" w:rsidR="001702EC" w:rsidRDefault="001702EC" w:rsidP="008070EE">
            <w:pPr>
              <w:pStyle w:val="WLBody1"/>
              <w:spacing w:before="60" w:after="60"/>
              <w:rPr>
                <w:ins w:id="183" w:author="Namal Mohottige" w:date="2021-07-08T11:00:00Z"/>
                <w:sz w:val="16"/>
                <w:szCs w:val="16"/>
              </w:rPr>
            </w:pPr>
            <w:ins w:id="184" w:author="Namal Mohottige" w:date="2021-07-08T11:00:00Z">
              <w:r>
                <w:rPr>
                  <w:sz w:val="16"/>
                  <w:szCs w:val="16"/>
                </w:rPr>
                <w:t>Print the Cosmetic Audit Label from the Cosmetic Task</w:t>
              </w:r>
            </w:ins>
            <w:ins w:id="185" w:author="Namal Mohottige" w:date="2021-07-08T11:07:00Z">
              <w:r>
                <w:rPr>
                  <w:sz w:val="16"/>
                  <w:szCs w:val="16"/>
                </w:rPr>
                <w:t xml:space="preserve"> – For Serial Object</w:t>
              </w:r>
            </w:ins>
          </w:p>
        </w:tc>
        <w:tc>
          <w:tcPr>
            <w:tcW w:w="2257" w:type="dxa"/>
          </w:tcPr>
          <w:p w14:paraId="0AA9D18B" w14:textId="77777777" w:rsidR="001702EC" w:rsidRDefault="001702EC" w:rsidP="008070EE">
            <w:pPr>
              <w:pStyle w:val="WLBody1"/>
              <w:spacing w:before="60" w:after="60"/>
              <w:rPr>
                <w:ins w:id="186" w:author="Namal Mohottige" w:date="2021-07-08T11:00:00Z"/>
                <w:sz w:val="16"/>
                <w:szCs w:val="16"/>
              </w:rPr>
            </w:pPr>
          </w:p>
        </w:tc>
        <w:tc>
          <w:tcPr>
            <w:tcW w:w="844" w:type="dxa"/>
          </w:tcPr>
          <w:p w14:paraId="2FD87EDD" w14:textId="626B7E3A" w:rsidR="001702EC" w:rsidRDefault="001702EC" w:rsidP="008070EE">
            <w:pPr>
              <w:pStyle w:val="WLBody1"/>
              <w:spacing w:before="60" w:after="60"/>
              <w:rPr>
                <w:ins w:id="187" w:author="Namal Mohottige" w:date="2021-07-08T11:00:00Z"/>
                <w:sz w:val="16"/>
                <w:szCs w:val="16"/>
              </w:rPr>
            </w:pPr>
            <w:ins w:id="188" w:author="Namal Mohottige" w:date="2021-07-08T11:00:00Z">
              <w:r>
                <w:rPr>
                  <w:sz w:val="16"/>
                  <w:szCs w:val="16"/>
                </w:rPr>
                <w:t>Fail</w:t>
              </w:r>
            </w:ins>
          </w:p>
        </w:tc>
      </w:tr>
      <w:tr w:rsidR="001702EC" w:rsidRPr="00592362" w14:paraId="6FC93288" w14:textId="77777777" w:rsidTr="008070EE">
        <w:trPr>
          <w:ins w:id="189" w:author="Namal Mohottige" w:date="2021-07-08T11:07:00Z"/>
        </w:trPr>
        <w:tc>
          <w:tcPr>
            <w:tcW w:w="857" w:type="dxa"/>
          </w:tcPr>
          <w:p w14:paraId="02F0B419" w14:textId="04A712CA" w:rsidR="001702EC" w:rsidRDefault="001702EC" w:rsidP="008070EE">
            <w:pPr>
              <w:pStyle w:val="WLBody1"/>
              <w:spacing w:before="60" w:after="60"/>
              <w:rPr>
                <w:ins w:id="190" w:author="Namal Mohottige" w:date="2021-07-08T11:07:00Z"/>
                <w:sz w:val="16"/>
                <w:szCs w:val="16"/>
              </w:rPr>
            </w:pPr>
            <w:ins w:id="191" w:author="Namal Mohottige" w:date="2021-07-08T11:07:00Z">
              <w:r>
                <w:rPr>
                  <w:sz w:val="16"/>
                  <w:szCs w:val="16"/>
                </w:rPr>
                <w:t>5</w:t>
              </w:r>
            </w:ins>
          </w:p>
        </w:tc>
        <w:tc>
          <w:tcPr>
            <w:tcW w:w="5058" w:type="dxa"/>
          </w:tcPr>
          <w:p w14:paraId="6739CCE4" w14:textId="703AC784" w:rsidR="001702EC" w:rsidRDefault="001702EC" w:rsidP="001702EC">
            <w:pPr>
              <w:pStyle w:val="WLBody1"/>
              <w:spacing w:before="60" w:after="60"/>
              <w:rPr>
                <w:ins w:id="192" w:author="Namal Mohottige" w:date="2021-07-08T11:07:00Z"/>
                <w:sz w:val="16"/>
                <w:szCs w:val="16"/>
              </w:rPr>
            </w:pPr>
            <w:ins w:id="193" w:author="Namal Mohottige" w:date="2021-07-08T11:07:00Z">
              <w:r>
                <w:rPr>
                  <w:sz w:val="16"/>
                  <w:szCs w:val="16"/>
                </w:rPr>
                <w:t xml:space="preserve">Print the Cosmetic Audit Label from the Cosmetic Task – For </w:t>
              </w:r>
            </w:ins>
            <w:ins w:id="194" w:author="Namal Mohottige" w:date="2021-07-08T11:55:00Z">
              <w:r w:rsidR="00C25B62">
                <w:rPr>
                  <w:sz w:val="16"/>
                  <w:szCs w:val="16"/>
                </w:rPr>
                <w:t>Functional</w:t>
              </w:r>
            </w:ins>
            <w:ins w:id="195" w:author="Namal Mohottige" w:date="2021-07-08T11:07:00Z">
              <w:r>
                <w:rPr>
                  <w:sz w:val="16"/>
                  <w:szCs w:val="16"/>
                </w:rPr>
                <w:t xml:space="preserve"> Object</w:t>
              </w:r>
            </w:ins>
          </w:p>
        </w:tc>
        <w:tc>
          <w:tcPr>
            <w:tcW w:w="2257" w:type="dxa"/>
          </w:tcPr>
          <w:p w14:paraId="2F762E4F" w14:textId="77777777" w:rsidR="001702EC" w:rsidRDefault="001702EC" w:rsidP="008070EE">
            <w:pPr>
              <w:pStyle w:val="WLBody1"/>
              <w:spacing w:before="60" w:after="60"/>
              <w:rPr>
                <w:ins w:id="196" w:author="Namal Mohottige" w:date="2021-07-08T11:07:00Z"/>
                <w:sz w:val="16"/>
                <w:szCs w:val="16"/>
              </w:rPr>
            </w:pPr>
          </w:p>
        </w:tc>
        <w:tc>
          <w:tcPr>
            <w:tcW w:w="844" w:type="dxa"/>
          </w:tcPr>
          <w:p w14:paraId="63DB5142" w14:textId="1A0501A0" w:rsidR="001702EC" w:rsidRDefault="001702EC" w:rsidP="008070EE">
            <w:pPr>
              <w:pStyle w:val="WLBody1"/>
              <w:spacing w:before="60" w:after="60"/>
              <w:rPr>
                <w:ins w:id="197" w:author="Namal Mohottige" w:date="2021-07-08T11:07:00Z"/>
                <w:sz w:val="16"/>
                <w:szCs w:val="16"/>
              </w:rPr>
            </w:pPr>
          </w:p>
        </w:tc>
      </w:tr>
      <w:tr w:rsidR="001702EC" w:rsidRPr="00592362" w14:paraId="66605B78" w14:textId="77777777" w:rsidTr="0013605A">
        <w:trPr>
          <w:ins w:id="198" w:author="Namal Mohottige" w:date="2021-07-08T11:07:00Z"/>
        </w:trPr>
        <w:tc>
          <w:tcPr>
            <w:tcW w:w="857" w:type="dxa"/>
          </w:tcPr>
          <w:p w14:paraId="10F81401" w14:textId="4D1C158A" w:rsidR="001702EC" w:rsidRDefault="00C25B62" w:rsidP="008070EE">
            <w:pPr>
              <w:pStyle w:val="WLBody1"/>
              <w:spacing w:before="60" w:after="60"/>
              <w:rPr>
                <w:ins w:id="199" w:author="Namal Mohottige" w:date="2021-07-08T11:07:00Z"/>
                <w:sz w:val="16"/>
                <w:szCs w:val="16"/>
              </w:rPr>
            </w:pPr>
            <w:ins w:id="200" w:author="Namal Mohottige" w:date="2021-07-08T11:58:00Z">
              <w:r>
                <w:rPr>
                  <w:sz w:val="16"/>
                  <w:szCs w:val="16"/>
                </w:rPr>
                <w:t>6</w:t>
              </w:r>
            </w:ins>
          </w:p>
        </w:tc>
        <w:tc>
          <w:tcPr>
            <w:tcW w:w="5058" w:type="dxa"/>
          </w:tcPr>
          <w:p w14:paraId="18242AA8" w14:textId="50274DA1" w:rsidR="001702EC" w:rsidRDefault="00C25B62" w:rsidP="008070EE">
            <w:pPr>
              <w:pStyle w:val="WLBody1"/>
              <w:spacing w:before="60" w:after="60"/>
              <w:rPr>
                <w:ins w:id="201" w:author="Namal Mohottige" w:date="2021-07-08T11:07:00Z"/>
                <w:sz w:val="16"/>
                <w:szCs w:val="16"/>
              </w:rPr>
            </w:pPr>
            <w:ins w:id="202" w:author="Namal Mohottige" w:date="2021-07-08T11:58:00Z">
              <w:r>
                <w:rPr>
                  <w:sz w:val="16"/>
                  <w:szCs w:val="16"/>
                </w:rPr>
                <w:t>Test the Test Label Report</w:t>
              </w:r>
            </w:ins>
          </w:p>
        </w:tc>
        <w:tc>
          <w:tcPr>
            <w:tcW w:w="2257" w:type="dxa"/>
          </w:tcPr>
          <w:p w14:paraId="3E851CAA" w14:textId="77777777" w:rsidR="001702EC" w:rsidRDefault="001702EC" w:rsidP="008070EE">
            <w:pPr>
              <w:pStyle w:val="WLBody1"/>
              <w:spacing w:before="60" w:after="60"/>
              <w:rPr>
                <w:ins w:id="203" w:author="Namal Mohottige" w:date="2021-07-08T11:07:00Z"/>
                <w:sz w:val="16"/>
                <w:szCs w:val="16"/>
              </w:rPr>
            </w:pPr>
          </w:p>
        </w:tc>
        <w:tc>
          <w:tcPr>
            <w:tcW w:w="844" w:type="dxa"/>
          </w:tcPr>
          <w:p w14:paraId="13A970FD" w14:textId="3DBC23FC" w:rsidR="001702EC" w:rsidRDefault="00C25B62" w:rsidP="008070EE">
            <w:pPr>
              <w:pStyle w:val="WLBody1"/>
              <w:spacing w:before="60" w:after="60"/>
              <w:rPr>
                <w:ins w:id="204" w:author="Namal Mohottige" w:date="2021-07-08T11:07:00Z"/>
                <w:sz w:val="16"/>
                <w:szCs w:val="16"/>
              </w:rPr>
            </w:pPr>
            <w:ins w:id="205" w:author="Namal Mohottige" w:date="2021-07-08T11:58:00Z">
              <w:r>
                <w:rPr>
                  <w:sz w:val="16"/>
                  <w:szCs w:val="16"/>
                </w:rPr>
                <w:t>Fai</w:t>
              </w:r>
            </w:ins>
            <w:ins w:id="206" w:author="Duncan Bennett" w:date="2021-07-14T12:32:00Z">
              <w:r w:rsidR="00510261">
                <w:rPr>
                  <w:sz w:val="16"/>
                  <w:szCs w:val="16"/>
                </w:rPr>
                <w:t>l</w:t>
              </w:r>
            </w:ins>
            <w:ins w:id="207" w:author="Namal Mohottige" w:date="2021-07-08T11:58:00Z">
              <w:del w:id="208" w:author="Duncan Bennett" w:date="2021-07-14T12:32:00Z">
                <w:r w:rsidDel="00510261">
                  <w:rPr>
                    <w:sz w:val="16"/>
                    <w:szCs w:val="16"/>
                  </w:rPr>
                  <w:delText>lt</w:delText>
                </w:r>
              </w:del>
            </w:ins>
          </w:p>
        </w:tc>
      </w:tr>
    </w:tbl>
    <w:p w14:paraId="252F613F" w14:textId="77777777" w:rsidR="0013605A" w:rsidDel="00510261" w:rsidRDefault="0013605A">
      <w:pPr>
        <w:pStyle w:val="Heading1"/>
        <w:rPr>
          <w:ins w:id="209" w:author="Namal Mohottige" w:date="2021-07-07T16:24:00Z"/>
          <w:del w:id="210" w:author="Duncan Bennett" w:date="2021-07-14T12:33:00Z"/>
        </w:rPr>
        <w:pPrChange w:id="211" w:author="Namal Mohottige" w:date="2021-07-16T09:57:00Z">
          <w:pPr/>
        </w:pPrChange>
      </w:pPr>
    </w:p>
    <w:p w14:paraId="1597FE95" w14:textId="77777777" w:rsidR="0013605A" w:rsidRDefault="0013605A">
      <w:pPr>
        <w:pStyle w:val="Heading1"/>
        <w:rPr>
          <w:ins w:id="212" w:author="Namal Mohottige" w:date="2021-07-07T16:24:00Z"/>
        </w:rPr>
        <w:pPrChange w:id="213" w:author="Namal Mohottige" w:date="2021-07-16T09:57:00Z">
          <w:pPr>
            <w:pStyle w:val="Heading2"/>
          </w:pPr>
        </w:pPrChange>
      </w:pPr>
      <w:bookmarkStart w:id="214" w:name="_Toc75960663"/>
      <w:ins w:id="215" w:author="Namal Mohottige" w:date="2021-07-07T16:24:00Z">
        <w:r>
          <w:t>Testing Issues</w:t>
        </w:r>
        <w:bookmarkEnd w:id="214"/>
      </w:ins>
    </w:p>
    <w:tbl>
      <w:tblPr>
        <w:tblStyle w:val="TableGrid"/>
        <w:tblW w:w="9067" w:type="dxa"/>
        <w:tblLayout w:type="fixed"/>
        <w:tblLook w:val="04A0" w:firstRow="1" w:lastRow="0" w:firstColumn="1" w:lastColumn="0" w:noHBand="0" w:noVBand="1"/>
      </w:tblPr>
      <w:tblGrid>
        <w:gridCol w:w="846"/>
        <w:gridCol w:w="992"/>
        <w:gridCol w:w="6379"/>
        <w:gridCol w:w="850"/>
      </w:tblGrid>
      <w:tr w:rsidR="0013605A" w:rsidRPr="00592362" w14:paraId="1E55C952" w14:textId="77777777" w:rsidTr="008070EE">
        <w:trPr>
          <w:tblHeader/>
          <w:ins w:id="216" w:author="Namal Mohottige" w:date="2021-07-07T16:24:00Z"/>
        </w:trPr>
        <w:tc>
          <w:tcPr>
            <w:tcW w:w="846" w:type="dxa"/>
            <w:shd w:val="clear" w:color="auto" w:fill="FFFFFF" w:themeFill="background1"/>
          </w:tcPr>
          <w:p w14:paraId="030E59BF" w14:textId="77777777" w:rsidR="0013605A" w:rsidRPr="00592362" w:rsidRDefault="0013605A" w:rsidP="008070EE">
            <w:pPr>
              <w:pStyle w:val="WLBody1"/>
              <w:spacing w:before="60" w:after="60"/>
              <w:rPr>
                <w:ins w:id="217" w:author="Namal Mohottige" w:date="2021-07-07T16:24:00Z"/>
                <w:b/>
                <w:sz w:val="16"/>
                <w:szCs w:val="16"/>
              </w:rPr>
            </w:pPr>
            <w:ins w:id="218" w:author="Namal Mohottige" w:date="2021-07-07T16:24:00Z">
              <w:r>
                <w:rPr>
                  <w:b/>
                  <w:sz w:val="16"/>
                  <w:szCs w:val="16"/>
                </w:rPr>
                <w:lastRenderedPageBreak/>
                <w:t>Test</w:t>
              </w:r>
              <w:r w:rsidRPr="00592362">
                <w:rPr>
                  <w:b/>
                  <w:sz w:val="16"/>
                  <w:szCs w:val="16"/>
                </w:rPr>
                <w:t xml:space="preserve"> ID</w:t>
              </w:r>
            </w:ins>
          </w:p>
        </w:tc>
        <w:tc>
          <w:tcPr>
            <w:tcW w:w="992" w:type="dxa"/>
            <w:shd w:val="clear" w:color="auto" w:fill="FFFFFF" w:themeFill="background1"/>
          </w:tcPr>
          <w:p w14:paraId="5895B007" w14:textId="77777777" w:rsidR="0013605A" w:rsidRDefault="0013605A" w:rsidP="008070EE">
            <w:pPr>
              <w:pStyle w:val="WLBody1"/>
              <w:spacing w:before="60" w:after="60"/>
              <w:rPr>
                <w:ins w:id="219" w:author="Namal Mohottige" w:date="2021-07-07T16:24:00Z"/>
                <w:b/>
                <w:sz w:val="16"/>
                <w:szCs w:val="16"/>
              </w:rPr>
            </w:pPr>
            <w:ins w:id="220" w:author="Namal Mohottige" w:date="2021-07-07T16:24:00Z">
              <w:r>
                <w:rPr>
                  <w:b/>
                  <w:sz w:val="16"/>
                  <w:szCs w:val="16"/>
                </w:rPr>
                <w:t>Issue ID</w:t>
              </w:r>
            </w:ins>
          </w:p>
        </w:tc>
        <w:tc>
          <w:tcPr>
            <w:tcW w:w="6379" w:type="dxa"/>
            <w:shd w:val="clear" w:color="auto" w:fill="FFFFFF" w:themeFill="background1"/>
          </w:tcPr>
          <w:p w14:paraId="018EECDE" w14:textId="77777777" w:rsidR="0013605A" w:rsidRPr="00592362" w:rsidRDefault="0013605A" w:rsidP="008070EE">
            <w:pPr>
              <w:pStyle w:val="WLBody1"/>
              <w:spacing w:before="60" w:after="60"/>
              <w:rPr>
                <w:ins w:id="221" w:author="Namal Mohottige" w:date="2021-07-07T16:24:00Z"/>
                <w:b/>
                <w:sz w:val="16"/>
                <w:szCs w:val="16"/>
              </w:rPr>
            </w:pPr>
            <w:ins w:id="222" w:author="Namal Mohottige" w:date="2021-07-07T16:24:00Z">
              <w:r>
                <w:rPr>
                  <w:b/>
                  <w:sz w:val="16"/>
                  <w:szCs w:val="16"/>
                </w:rPr>
                <w:t>Issue Description</w:t>
              </w:r>
            </w:ins>
          </w:p>
        </w:tc>
        <w:tc>
          <w:tcPr>
            <w:tcW w:w="850" w:type="dxa"/>
            <w:shd w:val="clear" w:color="auto" w:fill="FFFFFF" w:themeFill="background1"/>
          </w:tcPr>
          <w:p w14:paraId="6321AF7A" w14:textId="77777777" w:rsidR="0013605A" w:rsidRDefault="0013605A" w:rsidP="008070EE">
            <w:pPr>
              <w:pStyle w:val="WLBody1"/>
              <w:spacing w:before="60" w:after="60"/>
              <w:rPr>
                <w:ins w:id="223" w:author="Namal Mohottige" w:date="2021-07-07T16:24:00Z"/>
                <w:b/>
                <w:sz w:val="16"/>
                <w:szCs w:val="16"/>
              </w:rPr>
            </w:pPr>
            <w:ins w:id="224" w:author="Namal Mohottige" w:date="2021-07-07T16:24:00Z">
              <w:r>
                <w:rPr>
                  <w:b/>
                  <w:sz w:val="16"/>
                  <w:szCs w:val="16"/>
                </w:rPr>
                <w:t>Status</w:t>
              </w:r>
            </w:ins>
          </w:p>
        </w:tc>
      </w:tr>
      <w:tr w:rsidR="0013605A" w:rsidRPr="00592362" w14:paraId="3E556C43" w14:textId="77777777" w:rsidTr="008070EE">
        <w:trPr>
          <w:tblHeader/>
          <w:ins w:id="225" w:author="Namal Mohottige" w:date="2021-07-07T16:24:00Z"/>
        </w:trPr>
        <w:tc>
          <w:tcPr>
            <w:tcW w:w="846" w:type="dxa"/>
            <w:shd w:val="clear" w:color="auto" w:fill="FFFFFF" w:themeFill="background1"/>
          </w:tcPr>
          <w:p w14:paraId="5C19003E" w14:textId="556CEEAA" w:rsidR="0013605A" w:rsidRDefault="0013605A" w:rsidP="008070EE">
            <w:pPr>
              <w:pStyle w:val="WLBody1"/>
              <w:spacing w:before="60" w:after="60"/>
              <w:rPr>
                <w:ins w:id="226" w:author="Namal Mohottige" w:date="2021-07-07T16:24:00Z"/>
                <w:b/>
                <w:sz w:val="16"/>
                <w:szCs w:val="16"/>
              </w:rPr>
            </w:pPr>
            <w:ins w:id="227" w:author="Namal Mohottige" w:date="2021-07-07T16:24:00Z">
              <w:r>
                <w:rPr>
                  <w:b/>
                  <w:sz w:val="16"/>
                  <w:szCs w:val="16"/>
                </w:rPr>
                <w:t>1</w:t>
              </w:r>
            </w:ins>
          </w:p>
        </w:tc>
        <w:tc>
          <w:tcPr>
            <w:tcW w:w="992" w:type="dxa"/>
            <w:shd w:val="clear" w:color="auto" w:fill="FFFFFF" w:themeFill="background1"/>
          </w:tcPr>
          <w:p w14:paraId="462B1FDE" w14:textId="16CDE103" w:rsidR="0013605A" w:rsidRDefault="0013605A" w:rsidP="008070EE">
            <w:pPr>
              <w:pStyle w:val="WLBody1"/>
              <w:spacing w:before="60" w:after="60"/>
              <w:rPr>
                <w:ins w:id="228" w:author="Namal Mohottige" w:date="2021-07-07T16:24:00Z"/>
                <w:b/>
                <w:sz w:val="16"/>
                <w:szCs w:val="16"/>
              </w:rPr>
            </w:pPr>
            <w:ins w:id="229" w:author="Namal Mohottige" w:date="2021-07-07T16:24:00Z">
              <w:r>
                <w:rPr>
                  <w:b/>
                  <w:sz w:val="16"/>
                  <w:szCs w:val="16"/>
                </w:rPr>
                <w:t>1</w:t>
              </w:r>
            </w:ins>
          </w:p>
        </w:tc>
        <w:tc>
          <w:tcPr>
            <w:tcW w:w="6379" w:type="dxa"/>
            <w:shd w:val="clear" w:color="auto" w:fill="FFFFFF" w:themeFill="background1"/>
          </w:tcPr>
          <w:p w14:paraId="616EF174" w14:textId="5B5AEC48" w:rsidR="0013605A" w:rsidRDefault="0013605A" w:rsidP="008070EE">
            <w:pPr>
              <w:pStyle w:val="WLBody1"/>
              <w:spacing w:before="60" w:after="60"/>
              <w:rPr>
                <w:ins w:id="230" w:author="Namal Mohottige" w:date="2021-07-07T16:25:00Z"/>
                <w:b/>
                <w:sz w:val="16"/>
                <w:szCs w:val="16"/>
              </w:rPr>
            </w:pPr>
            <w:ins w:id="231" w:author="Namal Mohottige" w:date="2021-07-07T16:24:00Z">
              <w:r>
                <w:rPr>
                  <w:b/>
                  <w:sz w:val="16"/>
                  <w:szCs w:val="16"/>
                </w:rPr>
                <w:t xml:space="preserve">Barcode for the Service is incorrect, It should be the </w:t>
              </w:r>
            </w:ins>
            <w:ins w:id="232" w:author="Namal Mohottige" w:date="2021-07-07T16:25:00Z">
              <w:r>
                <w:rPr>
                  <w:b/>
                  <w:sz w:val="16"/>
                  <w:szCs w:val="16"/>
                </w:rPr>
                <w:t>barcode</w:t>
              </w:r>
            </w:ins>
            <w:ins w:id="233" w:author="Namal Mohottige" w:date="2021-07-07T16:24:00Z">
              <w:r>
                <w:rPr>
                  <w:b/>
                  <w:sz w:val="16"/>
                  <w:szCs w:val="16"/>
                </w:rPr>
                <w:t xml:space="preserve"> </w:t>
              </w:r>
            </w:ins>
            <w:ins w:id="234" w:author="Namal Mohottige" w:date="2021-07-07T16:25:00Z">
              <w:r>
                <w:rPr>
                  <w:b/>
                  <w:sz w:val="16"/>
                  <w:szCs w:val="16"/>
                </w:rPr>
                <w:t>of repair work order. In the following example it should be the barcode of 1388</w:t>
              </w:r>
            </w:ins>
          </w:p>
          <w:p w14:paraId="59129420" w14:textId="77777777" w:rsidR="0013605A" w:rsidRDefault="0013605A" w:rsidP="008070EE">
            <w:pPr>
              <w:pStyle w:val="WLBody1"/>
              <w:spacing w:before="60" w:after="60"/>
              <w:rPr>
                <w:ins w:id="235" w:author="Namal Mohottige" w:date="2021-07-07T16:25:00Z"/>
                <w:b/>
                <w:sz w:val="16"/>
                <w:szCs w:val="16"/>
              </w:rPr>
            </w:pPr>
          </w:p>
          <w:p w14:paraId="38C972AE" w14:textId="0509A2B7" w:rsidR="0013605A" w:rsidRDefault="0013605A" w:rsidP="008070EE">
            <w:pPr>
              <w:pStyle w:val="WLBody1"/>
              <w:spacing w:before="60" w:after="60"/>
              <w:rPr>
                <w:ins w:id="236" w:author="Namal Mohottige" w:date="2021-07-07T16:24:00Z"/>
                <w:b/>
                <w:sz w:val="16"/>
                <w:szCs w:val="16"/>
              </w:rPr>
            </w:pPr>
            <w:ins w:id="237" w:author="Namal Mohottige" w:date="2021-07-07T16:25:00Z">
              <w:r w:rsidRPr="0013605A">
                <w:rPr>
                  <w:b/>
                  <w:noProof/>
                  <w:sz w:val="16"/>
                  <w:szCs w:val="16"/>
                  <w:lang w:eastAsia="en-GB" w:bidi="si-LK"/>
                </w:rPr>
                <w:drawing>
                  <wp:inline distT="0" distB="0" distL="0" distR="0" wp14:anchorId="5DB3E965" wp14:editId="5A0DBA41">
                    <wp:extent cx="3913505" cy="1814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3505" cy="1814830"/>
                            </a:xfrm>
                            <a:prstGeom prst="rect">
                              <a:avLst/>
                            </a:prstGeom>
                          </pic:spPr>
                        </pic:pic>
                      </a:graphicData>
                    </a:graphic>
                  </wp:inline>
                </w:drawing>
              </w:r>
            </w:ins>
          </w:p>
          <w:p w14:paraId="7831CD53" w14:textId="77777777" w:rsidR="0013605A" w:rsidRDefault="0013605A" w:rsidP="008070EE">
            <w:pPr>
              <w:pStyle w:val="WLBody1"/>
              <w:spacing w:before="60" w:after="60"/>
              <w:rPr>
                <w:ins w:id="238" w:author="Namal Mohottige" w:date="2021-07-07T16:24:00Z"/>
                <w:sz w:val="18"/>
                <w:szCs w:val="18"/>
              </w:rPr>
            </w:pPr>
          </w:p>
          <w:p w14:paraId="299ECF5B" w14:textId="77777777" w:rsidR="0013605A" w:rsidRPr="00F15538" w:rsidRDefault="0013605A" w:rsidP="008070EE">
            <w:pPr>
              <w:pStyle w:val="WLBody1"/>
              <w:spacing w:before="60" w:after="60"/>
              <w:rPr>
                <w:ins w:id="239" w:author="Namal Mohottige" w:date="2021-07-07T16:24:00Z"/>
                <w:b/>
                <w:sz w:val="18"/>
                <w:szCs w:val="18"/>
              </w:rPr>
            </w:pPr>
          </w:p>
        </w:tc>
        <w:tc>
          <w:tcPr>
            <w:tcW w:w="850" w:type="dxa"/>
            <w:shd w:val="clear" w:color="auto" w:fill="FFFFFF" w:themeFill="background1"/>
          </w:tcPr>
          <w:p w14:paraId="4C85A69B" w14:textId="30AB1D99" w:rsidR="0013605A" w:rsidRDefault="0066595A" w:rsidP="008070EE">
            <w:pPr>
              <w:pStyle w:val="WLBody1"/>
              <w:spacing w:before="60" w:after="60"/>
              <w:rPr>
                <w:ins w:id="240" w:author="Namal Mohottige" w:date="2021-07-07T16:24:00Z"/>
                <w:b/>
                <w:sz w:val="16"/>
                <w:szCs w:val="16"/>
              </w:rPr>
            </w:pPr>
            <w:ins w:id="241" w:author="Duncan Bennett" w:date="2021-07-14T11:05:00Z">
              <w:r>
                <w:rPr>
                  <w:b/>
                  <w:sz w:val="16"/>
                  <w:szCs w:val="16"/>
                </w:rPr>
                <w:t>Pass</w:t>
              </w:r>
            </w:ins>
          </w:p>
        </w:tc>
      </w:tr>
      <w:tr w:rsidR="00E72FE5" w:rsidRPr="00592362" w14:paraId="3A6762EA" w14:textId="77777777" w:rsidTr="008070EE">
        <w:trPr>
          <w:tblHeader/>
          <w:ins w:id="242" w:author="Namal Mohottige" w:date="2021-07-07T16:35:00Z"/>
        </w:trPr>
        <w:tc>
          <w:tcPr>
            <w:tcW w:w="846" w:type="dxa"/>
            <w:shd w:val="clear" w:color="auto" w:fill="FFFFFF" w:themeFill="background1"/>
          </w:tcPr>
          <w:p w14:paraId="4E3E129C" w14:textId="2B4A8BD1" w:rsidR="00E72FE5" w:rsidRDefault="00E72FE5" w:rsidP="008070EE">
            <w:pPr>
              <w:pStyle w:val="WLBody1"/>
              <w:spacing w:before="60" w:after="60"/>
              <w:rPr>
                <w:ins w:id="243" w:author="Namal Mohottige" w:date="2021-07-07T16:35:00Z"/>
                <w:b/>
                <w:sz w:val="16"/>
                <w:szCs w:val="16"/>
              </w:rPr>
            </w:pPr>
            <w:ins w:id="244" w:author="Namal Mohottige" w:date="2021-07-07T16:35:00Z">
              <w:r>
                <w:rPr>
                  <w:b/>
                  <w:sz w:val="16"/>
                  <w:szCs w:val="16"/>
                </w:rPr>
                <w:t>1</w:t>
              </w:r>
            </w:ins>
          </w:p>
        </w:tc>
        <w:tc>
          <w:tcPr>
            <w:tcW w:w="992" w:type="dxa"/>
            <w:shd w:val="clear" w:color="auto" w:fill="FFFFFF" w:themeFill="background1"/>
          </w:tcPr>
          <w:p w14:paraId="3E5CD392" w14:textId="65E29E79" w:rsidR="00E72FE5" w:rsidRDefault="00E72FE5" w:rsidP="008070EE">
            <w:pPr>
              <w:pStyle w:val="WLBody1"/>
              <w:spacing w:before="60" w:after="60"/>
              <w:rPr>
                <w:ins w:id="245" w:author="Namal Mohottige" w:date="2021-07-07T16:35:00Z"/>
                <w:b/>
                <w:sz w:val="16"/>
                <w:szCs w:val="16"/>
              </w:rPr>
            </w:pPr>
            <w:ins w:id="246" w:author="Namal Mohottige" w:date="2021-07-07T16:35:00Z">
              <w:r>
                <w:rPr>
                  <w:b/>
                  <w:sz w:val="16"/>
                  <w:szCs w:val="16"/>
                </w:rPr>
                <w:t>2</w:t>
              </w:r>
            </w:ins>
          </w:p>
        </w:tc>
        <w:tc>
          <w:tcPr>
            <w:tcW w:w="6379" w:type="dxa"/>
            <w:shd w:val="clear" w:color="auto" w:fill="FFFFFF" w:themeFill="background1"/>
          </w:tcPr>
          <w:p w14:paraId="0A2D6D45" w14:textId="404E52D9" w:rsidR="00E72FE5" w:rsidRDefault="00E72FE5" w:rsidP="008070EE">
            <w:pPr>
              <w:pStyle w:val="WLBody1"/>
              <w:spacing w:before="60" w:after="60"/>
              <w:rPr>
                <w:ins w:id="247" w:author="Namal Mohottige" w:date="2021-07-07T16:35:00Z"/>
                <w:b/>
                <w:sz w:val="16"/>
                <w:szCs w:val="16"/>
              </w:rPr>
            </w:pPr>
            <w:ins w:id="248" w:author="Namal Mohottige" w:date="2021-07-07T16:35:00Z">
              <w:r>
                <w:rPr>
                  <w:b/>
                  <w:sz w:val="16"/>
                  <w:szCs w:val="16"/>
                </w:rPr>
                <w:t xml:space="preserve">Con Type is not populated correctly. It should select the task template id from the repair work order. </w:t>
              </w:r>
            </w:ins>
            <w:ins w:id="249" w:author="Namal Mohottige" w:date="2021-07-07T16:36:00Z">
              <w:r>
                <w:rPr>
                  <w:b/>
                  <w:sz w:val="16"/>
                  <w:szCs w:val="16"/>
                </w:rPr>
                <w:t>In the above example it should select the task template id from the work order 1388</w:t>
              </w:r>
            </w:ins>
          </w:p>
        </w:tc>
        <w:tc>
          <w:tcPr>
            <w:tcW w:w="850" w:type="dxa"/>
            <w:shd w:val="clear" w:color="auto" w:fill="FFFFFF" w:themeFill="background1"/>
          </w:tcPr>
          <w:p w14:paraId="0BC5B2C2" w14:textId="7567326E" w:rsidR="00E72FE5" w:rsidRDefault="0066595A" w:rsidP="008070EE">
            <w:pPr>
              <w:pStyle w:val="WLBody1"/>
              <w:spacing w:before="60" w:after="60"/>
              <w:rPr>
                <w:ins w:id="250" w:author="Namal Mohottige" w:date="2021-07-07T16:35:00Z"/>
                <w:b/>
                <w:sz w:val="16"/>
                <w:szCs w:val="16"/>
              </w:rPr>
            </w:pPr>
            <w:ins w:id="251" w:author="Duncan Bennett" w:date="2021-07-14T11:05:00Z">
              <w:r>
                <w:rPr>
                  <w:b/>
                  <w:sz w:val="16"/>
                  <w:szCs w:val="16"/>
                </w:rPr>
                <w:t>Pass</w:t>
              </w:r>
            </w:ins>
          </w:p>
        </w:tc>
      </w:tr>
      <w:tr w:rsidR="0013605A" w:rsidRPr="00592362" w14:paraId="503FE26D" w14:textId="77777777" w:rsidTr="008070EE">
        <w:trPr>
          <w:tblHeader/>
          <w:ins w:id="252" w:author="Namal Mohottige" w:date="2021-07-07T16:24:00Z"/>
        </w:trPr>
        <w:tc>
          <w:tcPr>
            <w:tcW w:w="846" w:type="dxa"/>
            <w:shd w:val="clear" w:color="auto" w:fill="FFFFFF" w:themeFill="background1"/>
          </w:tcPr>
          <w:p w14:paraId="6E272C04" w14:textId="298BC608" w:rsidR="0013605A" w:rsidRDefault="00F91022" w:rsidP="008070EE">
            <w:pPr>
              <w:pStyle w:val="WLBody1"/>
              <w:spacing w:before="60" w:after="60"/>
              <w:rPr>
                <w:ins w:id="253" w:author="Namal Mohottige" w:date="2021-07-07T16:24:00Z"/>
                <w:b/>
                <w:sz w:val="16"/>
                <w:szCs w:val="16"/>
              </w:rPr>
            </w:pPr>
            <w:ins w:id="254" w:author="Namal Mohottige" w:date="2021-07-07T16:24:00Z">
              <w:r>
                <w:rPr>
                  <w:b/>
                  <w:sz w:val="16"/>
                  <w:szCs w:val="16"/>
                </w:rPr>
                <w:t>3</w:t>
              </w:r>
            </w:ins>
          </w:p>
        </w:tc>
        <w:tc>
          <w:tcPr>
            <w:tcW w:w="992" w:type="dxa"/>
            <w:shd w:val="clear" w:color="auto" w:fill="FFFFFF" w:themeFill="background1"/>
          </w:tcPr>
          <w:p w14:paraId="6FD081F2" w14:textId="0BD64725" w:rsidR="0013605A" w:rsidRDefault="00F91022" w:rsidP="008070EE">
            <w:pPr>
              <w:pStyle w:val="WLBody1"/>
              <w:spacing w:before="60" w:after="60"/>
              <w:rPr>
                <w:ins w:id="255" w:author="Namal Mohottige" w:date="2021-07-07T16:24:00Z"/>
                <w:b/>
                <w:sz w:val="16"/>
                <w:szCs w:val="16"/>
              </w:rPr>
            </w:pPr>
            <w:ins w:id="256" w:author="Namal Mohottige" w:date="2021-07-07T16:27:00Z">
              <w:r>
                <w:rPr>
                  <w:b/>
                  <w:sz w:val="16"/>
                  <w:szCs w:val="16"/>
                </w:rPr>
                <w:t>2</w:t>
              </w:r>
            </w:ins>
          </w:p>
        </w:tc>
        <w:tc>
          <w:tcPr>
            <w:tcW w:w="6379" w:type="dxa"/>
            <w:shd w:val="clear" w:color="auto" w:fill="FFFFFF" w:themeFill="background1"/>
          </w:tcPr>
          <w:p w14:paraId="7CEBC122" w14:textId="628D9A76" w:rsidR="0013605A" w:rsidRDefault="00F91022" w:rsidP="008070EE">
            <w:pPr>
              <w:pStyle w:val="WLBody1"/>
              <w:spacing w:before="60" w:after="60"/>
              <w:rPr>
                <w:ins w:id="257" w:author="Namal Mohottige" w:date="2021-07-07T16:28:00Z"/>
                <w:sz w:val="18"/>
                <w:szCs w:val="18"/>
              </w:rPr>
            </w:pPr>
            <w:ins w:id="258" w:author="Namal Mohottige" w:date="2021-07-07T16:27:00Z">
              <w:r>
                <w:rPr>
                  <w:sz w:val="18"/>
                  <w:szCs w:val="18"/>
                </w:rPr>
                <w:t>Missing A</w:t>
              </w:r>
            </w:ins>
            <w:ins w:id="259" w:author="Namal Mohottige" w:date="2021-07-07T16:28:00Z">
              <w:r>
                <w:rPr>
                  <w:sz w:val="18"/>
                  <w:szCs w:val="18"/>
                </w:rPr>
                <w:t>ccessories – The following are missing</w:t>
              </w:r>
            </w:ins>
          </w:p>
          <w:p w14:paraId="12B1CD0E" w14:textId="77777777" w:rsidR="00F91022" w:rsidRDefault="00F91022" w:rsidP="008070EE">
            <w:pPr>
              <w:pStyle w:val="WLBody1"/>
              <w:spacing w:before="60" w:after="60"/>
              <w:rPr>
                <w:ins w:id="260" w:author="Namal Mohottige" w:date="2021-07-07T16:28:00Z"/>
                <w:sz w:val="18"/>
                <w:szCs w:val="18"/>
              </w:rPr>
            </w:pPr>
            <w:ins w:id="261" w:author="Namal Mohottige" w:date="2021-07-07T16:28:00Z">
              <w:r>
                <w:rPr>
                  <w:sz w:val="18"/>
                  <w:szCs w:val="18"/>
                </w:rPr>
                <w:t>Clip</w:t>
              </w:r>
            </w:ins>
          </w:p>
          <w:p w14:paraId="2D1621B8" w14:textId="17C4E27D" w:rsidR="00F91022" w:rsidRDefault="00F91022" w:rsidP="008070EE">
            <w:pPr>
              <w:pStyle w:val="WLBody1"/>
              <w:spacing w:before="60" w:after="60"/>
              <w:rPr>
                <w:ins w:id="262" w:author="Namal Mohottige" w:date="2021-07-07T16:24:00Z"/>
                <w:sz w:val="18"/>
                <w:szCs w:val="18"/>
              </w:rPr>
            </w:pPr>
            <w:ins w:id="263" w:author="Namal Mohottige" w:date="2021-07-07T16:28:00Z">
              <w:r>
                <w:rPr>
                  <w:sz w:val="18"/>
                  <w:szCs w:val="18"/>
                </w:rPr>
                <w:t>Areal</w:t>
              </w:r>
            </w:ins>
          </w:p>
        </w:tc>
        <w:tc>
          <w:tcPr>
            <w:tcW w:w="850" w:type="dxa"/>
            <w:shd w:val="clear" w:color="auto" w:fill="FFFFFF" w:themeFill="background1"/>
          </w:tcPr>
          <w:p w14:paraId="7E2A8D25" w14:textId="77777777" w:rsidR="0013605A" w:rsidRDefault="0013605A" w:rsidP="008070EE">
            <w:pPr>
              <w:pStyle w:val="WLBody1"/>
              <w:spacing w:before="60" w:after="60"/>
              <w:rPr>
                <w:ins w:id="264" w:author="Duncan Bennett" w:date="2021-07-14T11:05:00Z"/>
                <w:b/>
                <w:sz w:val="16"/>
                <w:szCs w:val="16"/>
              </w:rPr>
            </w:pPr>
          </w:p>
          <w:p w14:paraId="45184C9C" w14:textId="30CF4DBD" w:rsidR="0066595A" w:rsidRPr="0066595A" w:rsidRDefault="0066595A">
            <w:pPr>
              <w:rPr>
                <w:ins w:id="265" w:author="Namal Mohottige" w:date="2021-07-07T16:24:00Z"/>
                <w:rPrChange w:id="266" w:author="Duncan Bennett" w:date="2021-07-14T11:05:00Z">
                  <w:rPr>
                    <w:ins w:id="267" w:author="Namal Mohottige" w:date="2021-07-07T16:24:00Z"/>
                    <w:b/>
                    <w:sz w:val="16"/>
                    <w:szCs w:val="16"/>
                  </w:rPr>
                </w:rPrChange>
              </w:rPr>
              <w:pPrChange w:id="268" w:author="Duncan Bennett" w:date="2021-07-14T11:05:00Z">
                <w:pPr>
                  <w:pStyle w:val="WLBody1"/>
                  <w:spacing w:before="60" w:after="60"/>
                </w:pPr>
              </w:pPrChange>
            </w:pPr>
            <w:ins w:id="269" w:author="Duncan Bennett" w:date="2021-07-14T11:05:00Z">
              <w:r>
                <w:t>Pass</w:t>
              </w:r>
            </w:ins>
          </w:p>
        </w:tc>
      </w:tr>
      <w:tr w:rsidR="00645511" w:rsidRPr="00592362" w14:paraId="7C43AB6F" w14:textId="77777777" w:rsidTr="008070EE">
        <w:trPr>
          <w:tblHeader/>
          <w:ins w:id="270" w:author="Namal Mohottige" w:date="2021-07-07T16:30:00Z"/>
        </w:trPr>
        <w:tc>
          <w:tcPr>
            <w:tcW w:w="846" w:type="dxa"/>
            <w:shd w:val="clear" w:color="auto" w:fill="FFFFFF" w:themeFill="background1"/>
          </w:tcPr>
          <w:p w14:paraId="47CAC92C" w14:textId="4B14B098" w:rsidR="00645511" w:rsidRDefault="00645511" w:rsidP="008070EE">
            <w:pPr>
              <w:pStyle w:val="WLBody1"/>
              <w:spacing w:before="60" w:after="60"/>
              <w:rPr>
                <w:ins w:id="271" w:author="Namal Mohottige" w:date="2021-07-07T16:30:00Z"/>
                <w:b/>
                <w:sz w:val="16"/>
                <w:szCs w:val="16"/>
              </w:rPr>
            </w:pPr>
            <w:ins w:id="272" w:author="Namal Mohottige" w:date="2021-07-07T16:30:00Z">
              <w:r>
                <w:rPr>
                  <w:b/>
                  <w:sz w:val="16"/>
                  <w:szCs w:val="16"/>
                </w:rPr>
                <w:t>2</w:t>
              </w:r>
            </w:ins>
          </w:p>
        </w:tc>
        <w:tc>
          <w:tcPr>
            <w:tcW w:w="992" w:type="dxa"/>
            <w:shd w:val="clear" w:color="auto" w:fill="FFFFFF" w:themeFill="background1"/>
          </w:tcPr>
          <w:p w14:paraId="499484C3" w14:textId="73C78704" w:rsidR="00645511" w:rsidRDefault="00645511" w:rsidP="008070EE">
            <w:pPr>
              <w:pStyle w:val="WLBody1"/>
              <w:spacing w:before="60" w:after="60"/>
              <w:rPr>
                <w:ins w:id="273" w:author="Namal Mohottige" w:date="2021-07-07T16:30:00Z"/>
                <w:b/>
                <w:sz w:val="16"/>
                <w:szCs w:val="16"/>
              </w:rPr>
            </w:pPr>
            <w:ins w:id="274" w:author="Namal Mohottige" w:date="2021-07-07T16:30:00Z">
              <w:r>
                <w:rPr>
                  <w:b/>
                  <w:sz w:val="16"/>
                  <w:szCs w:val="16"/>
                </w:rPr>
                <w:t>3</w:t>
              </w:r>
            </w:ins>
          </w:p>
        </w:tc>
        <w:tc>
          <w:tcPr>
            <w:tcW w:w="6379" w:type="dxa"/>
            <w:shd w:val="clear" w:color="auto" w:fill="FFFFFF" w:themeFill="background1"/>
          </w:tcPr>
          <w:p w14:paraId="61B5F645" w14:textId="6A1B0FC9" w:rsidR="00645511" w:rsidRDefault="00645511" w:rsidP="008070EE">
            <w:pPr>
              <w:pStyle w:val="WLBody1"/>
              <w:spacing w:before="60" w:after="60"/>
              <w:rPr>
                <w:ins w:id="275" w:author="Namal Mohottige" w:date="2021-07-07T16:30:00Z"/>
                <w:sz w:val="18"/>
                <w:szCs w:val="18"/>
              </w:rPr>
            </w:pPr>
            <w:ins w:id="276" w:author="Namal Mohottige" w:date="2021-07-07T16:30:00Z">
              <w:r>
                <w:rPr>
                  <w:sz w:val="18"/>
                  <w:szCs w:val="18"/>
                </w:rPr>
                <w:t>The Warranty flag doesn’t work. It always display ‘Yes</w:t>
              </w:r>
            </w:ins>
            <w:ins w:id="277" w:author="Namal Mohottige" w:date="2021-07-07T16:31:00Z">
              <w:r>
                <w:rPr>
                  <w:sz w:val="18"/>
                  <w:szCs w:val="18"/>
                </w:rPr>
                <w:t>’</w:t>
              </w:r>
            </w:ins>
          </w:p>
        </w:tc>
        <w:tc>
          <w:tcPr>
            <w:tcW w:w="850" w:type="dxa"/>
            <w:shd w:val="clear" w:color="auto" w:fill="FFFFFF" w:themeFill="background1"/>
          </w:tcPr>
          <w:p w14:paraId="1CB58F35" w14:textId="1C2FEFC9" w:rsidR="00645511" w:rsidRDefault="0066595A" w:rsidP="008070EE">
            <w:pPr>
              <w:pStyle w:val="WLBody1"/>
              <w:spacing w:before="60" w:after="60"/>
              <w:rPr>
                <w:ins w:id="278" w:author="Namal Mohottige" w:date="2021-07-07T16:30:00Z"/>
                <w:b/>
                <w:sz w:val="16"/>
                <w:szCs w:val="16"/>
              </w:rPr>
            </w:pPr>
            <w:ins w:id="279" w:author="Duncan Bennett" w:date="2021-07-14T11:10:00Z">
              <w:r>
                <w:rPr>
                  <w:b/>
                  <w:sz w:val="16"/>
                  <w:szCs w:val="16"/>
                </w:rPr>
                <w:t>Fail</w:t>
              </w:r>
            </w:ins>
          </w:p>
        </w:tc>
      </w:tr>
      <w:tr w:rsidR="001702EC" w:rsidRPr="00592362" w14:paraId="2B2BBE7C" w14:textId="77777777" w:rsidTr="008070EE">
        <w:trPr>
          <w:tblHeader/>
          <w:ins w:id="280" w:author="Namal Mohottige" w:date="2021-07-08T11:01:00Z"/>
        </w:trPr>
        <w:tc>
          <w:tcPr>
            <w:tcW w:w="846" w:type="dxa"/>
            <w:shd w:val="clear" w:color="auto" w:fill="FFFFFF" w:themeFill="background1"/>
          </w:tcPr>
          <w:p w14:paraId="6800B6F5" w14:textId="48376467" w:rsidR="001702EC" w:rsidRDefault="001702EC" w:rsidP="008070EE">
            <w:pPr>
              <w:pStyle w:val="WLBody1"/>
              <w:spacing w:before="60" w:after="60"/>
              <w:rPr>
                <w:ins w:id="281" w:author="Namal Mohottige" w:date="2021-07-08T11:01:00Z"/>
                <w:b/>
                <w:sz w:val="16"/>
                <w:szCs w:val="16"/>
              </w:rPr>
            </w:pPr>
            <w:ins w:id="282" w:author="Namal Mohottige" w:date="2021-07-08T11:01:00Z">
              <w:r>
                <w:rPr>
                  <w:b/>
                  <w:sz w:val="16"/>
                  <w:szCs w:val="16"/>
                </w:rPr>
                <w:lastRenderedPageBreak/>
                <w:t>4</w:t>
              </w:r>
            </w:ins>
          </w:p>
        </w:tc>
        <w:tc>
          <w:tcPr>
            <w:tcW w:w="992" w:type="dxa"/>
            <w:shd w:val="clear" w:color="auto" w:fill="FFFFFF" w:themeFill="background1"/>
          </w:tcPr>
          <w:p w14:paraId="7E77C9BD" w14:textId="10139697" w:rsidR="001702EC" w:rsidRDefault="001702EC" w:rsidP="008070EE">
            <w:pPr>
              <w:pStyle w:val="WLBody1"/>
              <w:spacing w:before="60" w:after="60"/>
              <w:rPr>
                <w:ins w:id="283" w:author="Namal Mohottige" w:date="2021-07-08T11:01:00Z"/>
                <w:b/>
                <w:sz w:val="16"/>
                <w:szCs w:val="16"/>
              </w:rPr>
            </w:pPr>
            <w:ins w:id="284" w:author="Namal Mohottige" w:date="2021-07-08T11:01:00Z">
              <w:r>
                <w:rPr>
                  <w:b/>
                  <w:sz w:val="16"/>
                  <w:szCs w:val="16"/>
                </w:rPr>
                <w:t>5</w:t>
              </w:r>
            </w:ins>
          </w:p>
        </w:tc>
        <w:tc>
          <w:tcPr>
            <w:tcW w:w="6379" w:type="dxa"/>
            <w:shd w:val="clear" w:color="auto" w:fill="FFFFFF" w:themeFill="background1"/>
          </w:tcPr>
          <w:p w14:paraId="5A84EA28" w14:textId="1036A458" w:rsidR="001702EC" w:rsidRDefault="001702EC" w:rsidP="008070EE">
            <w:pPr>
              <w:pStyle w:val="WLBody1"/>
              <w:spacing w:before="60" w:after="60"/>
              <w:rPr>
                <w:ins w:id="285" w:author="Namal Mohottige" w:date="2021-07-08T11:03:00Z"/>
                <w:sz w:val="18"/>
                <w:szCs w:val="18"/>
              </w:rPr>
            </w:pPr>
            <w:ins w:id="286" w:author="Namal Mohottige" w:date="2021-07-08T11:01:00Z">
              <w:r>
                <w:rPr>
                  <w:sz w:val="18"/>
                  <w:szCs w:val="18"/>
                </w:rPr>
                <w:t>Prod No and Serial No are blank</w:t>
              </w:r>
            </w:ins>
          </w:p>
          <w:p w14:paraId="2F4F7BC7" w14:textId="0E3D5F0D" w:rsidR="001702EC" w:rsidRDefault="001702EC" w:rsidP="008070EE">
            <w:pPr>
              <w:pStyle w:val="WLBody1"/>
              <w:spacing w:before="60" w:after="60"/>
              <w:rPr>
                <w:ins w:id="287" w:author="Namal Mohottige" w:date="2021-07-08T11:01:00Z"/>
                <w:sz w:val="18"/>
                <w:szCs w:val="18"/>
              </w:rPr>
            </w:pPr>
            <w:ins w:id="288" w:author="Namal Mohottige" w:date="2021-07-08T11:03:00Z">
              <w:r>
                <w:rPr>
                  <w:sz w:val="18"/>
                  <w:szCs w:val="18"/>
                </w:rPr>
                <w:t xml:space="preserve">It should display the Part No and Serial No of the </w:t>
              </w:r>
            </w:ins>
            <w:ins w:id="289" w:author="Namal Mohottige" w:date="2021-07-08T11:04:00Z">
              <w:r>
                <w:rPr>
                  <w:sz w:val="18"/>
                  <w:szCs w:val="18"/>
                </w:rPr>
                <w:t>Actual Object ID. Note the actual object could be a Serial Or Functional Object.</w:t>
              </w:r>
            </w:ins>
          </w:p>
          <w:p w14:paraId="133C7335" w14:textId="77777777" w:rsidR="001702EC" w:rsidRDefault="001702EC" w:rsidP="008070EE">
            <w:pPr>
              <w:pStyle w:val="WLBody1"/>
              <w:spacing w:before="60" w:after="60"/>
              <w:rPr>
                <w:ins w:id="290" w:author="Namal Mohottige" w:date="2021-07-08T11:03:00Z"/>
                <w:sz w:val="18"/>
                <w:szCs w:val="18"/>
              </w:rPr>
            </w:pPr>
            <w:ins w:id="291" w:author="Namal Mohottige" w:date="2021-07-08T11:01:00Z">
              <w:r w:rsidRPr="001702EC">
                <w:rPr>
                  <w:noProof/>
                  <w:sz w:val="18"/>
                  <w:szCs w:val="18"/>
                  <w:lang w:eastAsia="en-GB" w:bidi="si-LK"/>
                </w:rPr>
                <w:drawing>
                  <wp:inline distT="0" distB="0" distL="0" distR="0" wp14:anchorId="7F4A7F5B" wp14:editId="6804CEA7">
                    <wp:extent cx="3913505" cy="1990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3505" cy="1990090"/>
                            </a:xfrm>
                            <a:prstGeom prst="rect">
                              <a:avLst/>
                            </a:prstGeom>
                          </pic:spPr>
                        </pic:pic>
                      </a:graphicData>
                    </a:graphic>
                  </wp:inline>
                </w:drawing>
              </w:r>
            </w:ins>
          </w:p>
          <w:p w14:paraId="111C7C24" w14:textId="77777777" w:rsidR="001702EC" w:rsidRDefault="001702EC" w:rsidP="008070EE">
            <w:pPr>
              <w:pStyle w:val="WLBody1"/>
              <w:spacing w:before="60" w:after="60"/>
              <w:rPr>
                <w:ins w:id="292" w:author="Namal Mohottige" w:date="2021-07-08T11:03:00Z"/>
                <w:sz w:val="18"/>
                <w:szCs w:val="18"/>
              </w:rPr>
            </w:pPr>
          </w:p>
          <w:p w14:paraId="548357B6" w14:textId="0CD33A49" w:rsidR="001702EC" w:rsidRDefault="001702EC" w:rsidP="008070EE">
            <w:pPr>
              <w:pStyle w:val="WLBody1"/>
              <w:spacing w:before="60" w:after="60"/>
              <w:rPr>
                <w:ins w:id="293" w:author="Namal Mohottige" w:date="2021-07-08T11:01:00Z"/>
                <w:sz w:val="18"/>
                <w:szCs w:val="18"/>
              </w:rPr>
            </w:pPr>
            <w:ins w:id="294" w:author="Namal Mohottige" w:date="2021-07-08T11:03:00Z">
              <w:r w:rsidRPr="00F5658A">
                <w:rPr>
                  <w:b/>
                  <w:bCs/>
                  <w:noProof/>
                  <w:u w:val="single"/>
                  <w:lang w:eastAsia="en-GB" w:bidi="si-LK"/>
                </w:rPr>
                <w:drawing>
                  <wp:inline distT="0" distB="0" distL="0" distR="0" wp14:anchorId="1E6FC7C1" wp14:editId="0EF3855A">
                    <wp:extent cx="3721149" cy="2223372"/>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3392" cy="2224712"/>
                            </a:xfrm>
                            <a:prstGeom prst="rect">
                              <a:avLst/>
                            </a:prstGeom>
                          </pic:spPr>
                        </pic:pic>
                      </a:graphicData>
                    </a:graphic>
                  </wp:inline>
                </w:drawing>
              </w:r>
            </w:ins>
          </w:p>
        </w:tc>
        <w:tc>
          <w:tcPr>
            <w:tcW w:w="850" w:type="dxa"/>
            <w:shd w:val="clear" w:color="auto" w:fill="FFFFFF" w:themeFill="background1"/>
          </w:tcPr>
          <w:p w14:paraId="4DC8CB4A" w14:textId="2D6FEC3E" w:rsidR="001702EC" w:rsidRDefault="00510261" w:rsidP="008070EE">
            <w:pPr>
              <w:pStyle w:val="WLBody1"/>
              <w:spacing w:before="60" w:after="60"/>
              <w:rPr>
                <w:ins w:id="295" w:author="Namal Mohottige" w:date="2021-07-08T11:01:00Z"/>
                <w:b/>
                <w:sz w:val="16"/>
                <w:szCs w:val="16"/>
              </w:rPr>
            </w:pPr>
            <w:ins w:id="296" w:author="Duncan Bennett" w:date="2021-07-14T12:27:00Z">
              <w:r>
                <w:rPr>
                  <w:b/>
                  <w:sz w:val="16"/>
                  <w:szCs w:val="16"/>
                </w:rPr>
                <w:t>Pass</w:t>
              </w:r>
            </w:ins>
          </w:p>
        </w:tc>
      </w:tr>
      <w:tr w:rsidR="001702EC" w:rsidRPr="00592362" w14:paraId="151E6080" w14:textId="77777777" w:rsidTr="008070EE">
        <w:trPr>
          <w:tblHeader/>
          <w:ins w:id="297" w:author="Namal Mohottige" w:date="2021-07-08T11:05:00Z"/>
        </w:trPr>
        <w:tc>
          <w:tcPr>
            <w:tcW w:w="846" w:type="dxa"/>
            <w:shd w:val="clear" w:color="auto" w:fill="FFFFFF" w:themeFill="background1"/>
          </w:tcPr>
          <w:p w14:paraId="00DF0843" w14:textId="4968DE60" w:rsidR="001702EC" w:rsidRDefault="001702EC" w:rsidP="008070EE">
            <w:pPr>
              <w:pStyle w:val="WLBody1"/>
              <w:spacing w:before="60" w:after="60"/>
              <w:rPr>
                <w:ins w:id="298" w:author="Namal Mohottige" w:date="2021-07-08T11:05:00Z"/>
                <w:b/>
                <w:sz w:val="16"/>
                <w:szCs w:val="16"/>
              </w:rPr>
            </w:pPr>
            <w:ins w:id="299" w:author="Namal Mohottige" w:date="2021-07-08T11:05:00Z">
              <w:r>
                <w:rPr>
                  <w:b/>
                  <w:sz w:val="16"/>
                  <w:szCs w:val="16"/>
                </w:rPr>
                <w:t>4</w:t>
              </w:r>
            </w:ins>
          </w:p>
        </w:tc>
        <w:tc>
          <w:tcPr>
            <w:tcW w:w="992" w:type="dxa"/>
            <w:shd w:val="clear" w:color="auto" w:fill="FFFFFF" w:themeFill="background1"/>
          </w:tcPr>
          <w:p w14:paraId="074CAD16" w14:textId="5727D47A" w:rsidR="001702EC" w:rsidRDefault="001702EC" w:rsidP="008070EE">
            <w:pPr>
              <w:pStyle w:val="WLBody1"/>
              <w:spacing w:before="60" w:after="60"/>
              <w:rPr>
                <w:ins w:id="300" w:author="Namal Mohottige" w:date="2021-07-08T11:05:00Z"/>
                <w:b/>
                <w:sz w:val="16"/>
                <w:szCs w:val="16"/>
              </w:rPr>
            </w:pPr>
            <w:ins w:id="301" w:author="Namal Mohottige" w:date="2021-07-08T11:05:00Z">
              <w:r>
                <w:rPr>
                  <w:b/>
                  <w:sz w:val="16"/>
                  <w:szCs w:val="16"/>
                </w:rPr>
                <w:t>6</w:t>
              </w:r>
            </w:ins>
          </w:p>
        </w:tc>
        <w:tc>
          <w:tcPr>
            <w:tcW w:w="6379" w:type="dxa"/>
            <w:shd w:val="clear" w:color="auto" w:fill="FFFFFF" w:themeFill="background1"/>
          </w:tcPr>
          <w:p w14:paraId="28B425EE" w14:textId="77777777" w:rsidR="001702EC" w:rsidRDefault="00E3609D" w:rsidP="00E3609D">
            <w:pPr>
              <w:pStyle w:val="WLBody1"/>
              <w:spacing w:before="60" w:after="60"/>
              <w:rPr>
                <w:ins w:id="302" w:author="Namal Mohottige" w:date="2021-07-08T11:48:00Z"/>
                <w:sz w:val="18"/>
                <w:szCs w:val="18"/>
              </w:rPr>
            </w:pPr>
            <w:ins w:id="303" w:author="Namal Mohottige" w:date="2021-07-08T11:47:00Z">
              <w:r>
                <w:rPr>
                  <w:sz w:val="18"/>
                  <w:szCs w:val="18"/>
                </w:rPr>
                <w:t>This is a request</w:t>
              </w:r>
            </w:ins>
            <w:ins w:id="304" w:author="Namal Mohottige" w:date="2021-07-08T11:48:00Z">
              <w:r>
                <w:rPr>
                  <w:sz w:val="18"/>
                  <w:szCs w:val="18"/>
                </w:rPr>
                <w:t xml:space="preserve">: </w:t>
              </w:r>
            </w:ins>
          </w:p>
          <w:p w14:paraId="07A0CE63" w14:textId="16ACF137" w:rsidR="00E3609D" w:rsidRDefault="00E3609D" w:rsidP="00E3609D">
            <w:pPr>
              <w:pStyle w:val="WLBody1"/>
              <w:spacing w:before="60" w:after="60"/>
              <w:rPr>
                <w:ins w:id="305" w:author="Namal Mohottige" w:date="2021-07-08T11:51:00Z"/>
                <w:sz w:val="18"/>
                <w:szCs w:val="18"/>
              </w:rPr>
            </w:pPr>
            <w:ins w:id="306" w:author="Namal Mohottige" w:date="2021-07-08T11:51:00Z">
              <w:r>
                <w:rPr>
                  <w:sz w:val="18"/>
                  <w:szCs w:val="18"/>
                </w:rPr>
                <w:t>Rec No. should be changed to Repair Wo No.</w:t>
              </w:r>
            </w:ins>
          </w:p>
          <w:p w14:paraId="03AE8833" w14:textId="696B2C80" w:rsidR="00E3609D" w:rsidRDefault="00E3609D" w:rsidP="00E3609D">
            <w:pPr>
              <w:pStyle w:val="WLBody1"/>
              <w:spacing w:before="60" w:after="60"/>
              <w:rPr>
                <w:ins w:id="307" w:author="Namal Mohottige" w:date="2021-07-08T11:51:00Z"/>
                <w:sz w:val="18"/>
                <w:szCs w:val="18"/>
              </w:rPr>
            </w:pPr>
            <w:ins w:id="308" w:author="Namal Mohottige" w:date="2021-07-08T11:52:00Z">
              <w:r>
                <w:rPr>
                  <w:sz w:val="18"/>
                  <w:szCs w:val="18"/>
                </w:rPr>
                <w:t>And it should display the Work Order No</w:t>
              </w:r>
            </w:ins>
            <w:ins w:id="309" w:author="Namal Mohottige" w:date="2021-07-08T11:53:00Z">
              <w:r w:rsidR="00C25B62">
                <w:rPr>
                  <w:sz w:val="18"/>
                  <w:szCs w:val="18"/>
                </w:rPr>
                <w:t xml:space="preserve"> instead of Task No</w:t>
              </w:r>
            </w:ins>
          </w:p>
          <w:p w14:paraId="2398E80E" w14:textId="0EFAED34" w:rsidR="00E3609D" w:rsidRDefault="00E3609D" w:rsidP="00E3609D">
            <w:pPr>
              <w:pStyle w:val="WLBody1"/>
              <w:spacing w:before="60" w:after="60"/>
              <w:rPr>
                <w:ins w:id="310" w:author="Namal Mohottige" w:date="2021-07-08T11:05:00Z"/>
                <w:sz w:val="18"/>
                <w:szCs w:val="18"/>
              </w:rPr>
            </w:pPr>
            <w:ins w:id="311" w:author="Namal Mohottige" w:date="2021-07-08T11:51:00Z">
              <w:r w:rsidRPr="00E3609D">
                <w:rPr>
                  <w:noProof/>
                  <w:sz w:val="18"/>
                  <w:szCs w:val="18"/>
                  <w:lang w:eastAsia="en-GB" w:bidi="si-LK"/>
                </w:rPr>
                <w:drawing>
                  <wp:inline distT="0" distB="0" distL="0" distR="0" wp14:anchorId="4B6AA0A8" wp14:editId="54A232C8">
                    <wp:extent cx="3913505" cy="1990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3505" cy="1990090"/>
                            </a:xfrm>
                            <a:prstGeom prst="rect">
                              <a:avLst/>
                            </a:prstGeom>
                          </pic:spPr>
                        </pic:pic>
                      </a:graphicData>
                    </a:graphic>
                  </wp:inline>
                </w:drawing>
              </w:r>
            </w:ins>
          </w:p>
        </w:tc>
        <w:tc>
          <w:tcPr>
            <w:tcW w:w="850" w:type="dxa"/>
            <w:shd w:val="clear" w:color="auto" w:fill="FFFFFF" w:themeFill="background1"/>
          </w:tcPr>
          <w:p w14:paraId="3C0B35DE" w14:textId="7084368E" w:rsidR="001702EC" w:rsidRDefault="00510261" w:rsidP="008070EE">
            <w:pPr>
              <w:pStyle w:val="WLBody1"/>
              <w:spacing w:before="60" w:after="60"/>
              <w:rPr>
                <w:ins w:id="312" w:author="Namal Mohottige" w:date="2021-07-08T11:05:00Z"/>
                <w:b/>
                <w:sz w:val="16"/>
                <w:szCs w:val="16"/>
              </w:rPr>
            </w:pPr>
            <w:ins w:id="313" w:author="Duncan Bennett" w:date="2021-07-14T12:27:00Z">
              <w:r>
                <w:rPr>
                  <w:b/>
                  <w:sz w:val="16"/>
                  <w:szCs w:val="16"/>
                </w:rPr>
                <w:t>Pass</w:t>
              </w:r>
            </w:ins>
          </w:p>
        </w:tc>
      </w:tr>
      <w:tr w:rsidR="00C25B62" w:rsidRPr="00592362" w14:paraId="50D242F9" w14:textId="77777777" w:rsidTr="008070EE">
        <w:trPr>
          <w:tblHeader/>
          <w:ins w:id="314" w:author="Namal Mohottige" w:date="2021-07-08T11:58:00Z"/>
        </w:trPr>
        <w:tc>
          <w:tcPr>
            <w:tcW w:w="846" w:type="dxa"/>
            <w:shd w:val="clear" w:color="auto" w:fill="FFFFFF" w:themeFill="background1"/>
          </w:tcPr>
          <w:p w14:paraId="0FC69780" w14:textId="2D60189C" w:rsidR="00C25B62" w:rsidRDefault="00C25B62" w:rsidP="008070EE">
            <w:pPr>
              <w:pStyle w:val="WLBody1"/>
              <w:spacing w:before="60" w:after="60"/>
              <w:rPr>
                <w:ins w:id="315" w:author="Namal Mohottige" w:date="2021-07-08T11:58:00Z"/>
                <w:b/>
                <w:sz w:val="16"/>
                <w:szCs w:val="16"/>
              </w:rPr>
            </w:pPr>
            <w:ins w:id="316" w:author="Namal Mohottige" w:date="2021-07-08T11:59:00Z">
              <w:r>
                <w:rPr>
                  <w:b/>
                  <w:sz w:val="16"/>
                  <w:szCs w:val="16"/>
                </w:rPr>
                <w:lastRenderedPageBreak/>
                <w:t>6</w:t>
              </w:r>
            </w:ins>
          </w:p>
        </w:tc>
        <w:tc>
          <w:tcPr>
            <w:tcW w:w="992" w:type="dxa"/>
            <w:shd w:val="clear" w:color="auto" w:fill="FFFFFF" w:themeFill="background1"/>
          </w:tcPr>
          <w:p w14:paraId="50AEBF5F" w14:textId="4D8C7174" w:rsidR="00C25B62" w:rsidRDefault="00C25B62" w:rsidP="008070EE">
            <w:pPr>
              <w:pStyle w:val="WLBody1"/>
              <w:spacing w:before="60" w:after="60"/>
              <w:rPr>
                <w:ins w:id="317" w:author="Namal Mohottige" w:date="2021-07-08T11:58:00Z"/>
                <w:b/>
                <w:sz w:val="16"/>
                <w:szCs w:val="16"/>
              </w:rPr>
            </w:pPr>
            <w:ins w:id="318" w:author="Namal Mohottige" w:date="2021-07-08T11:59:00Z">
              <w:r>
                <w:rPr>
                  <w:b/>
                  <w:sz w:val="16"/>
                  <w:szCs w:val="16"/>
                </w:rPr>
                <w:t>7</w:t>
              </w:r>
            </w:ins>
          </w:p>
        </w:tc>
        <w:tc>
          <w:tcPr>
            <w:tcW w:w="6379" w:type="dxa"/>
            <w:shd w:val="clear" w:color="auto" w:fill="FFFFFF" w:themeFill="background1"/>
          </w:tcPr>
          <w:p w14:paraId="2BC9D3D3" w14:textId="77777777" w:rsidR="00C25B62" w:rsidRDefault="00C25B62" w:rsidP="00E3609D">
            <w:pPr>
              <w:pStyle w:val="WLBody1"/>
              <w:spacing w:before="60" w:after="60"/>
              <w:rPr>
                <w:ins w:id="319" w:author="Namal Mohottige" w:date="2021-07-08T11:59:00Z"/>
                <w:sz w:val="18"/>
                <w:szCs w:val="18"/>
              </w:rPr>
            </w:pPr>
            <w:ins w:id="320" w:author="Namal Mohottige" w:date="2021-07-08T11:59:00Z">
              <w:r>
                <w:rPr>
                  <w:sz w:val="18"/>
                  <w:szCs w:val="18"/>
                </w:rPr>
                <w:t>The Prod No. and Serial No are not populated</w:t>
              </w:r>
            </w:ins>
          </w:p>
          <w:p w14:paraId="5AF0905A" w14:textId="276A112B" w:rsidR="00C25B62" w:rsidRDefault="00C25B62" w:rsidP="00E3609D">
            <w:pPr>
              <w:pStyle w:val="WLBody1"/>
              <w:spacing w:before="60" w:after="60"/>
              <w:rPr>
                <w:ins w:id="321" w:author="Namal Mohottige" w:date="2021-07-08T11:58:00Z"/>
                <w:sz w:val="18"/>
                <w:szCs w:val="18"/>
              </w:rPr>
            </w:pPr>
            <w:ins w:id="322" w:author="Namal Mohottige" w:date="2021-07-08T11:59:00Z">
              <w:r w:rsidRPr="00C25B62">
                <w:rPr>
                  <w:noProof/>
                  <w:sz w:val="18"/>
                  <w:szCs w:val="18"/>
                  <w:lang w:eastAsia="en-GB" w:bidi="si-LK"/>
                </w:rPr>
                <w:drawing>
                  <wp:inline distT="0" distB="0" distL="0" distR="0" wp14:anchorId="2B2169C7" wp14:editId="3BE3B1E3">
                    <wp:extent cx="3913505" cy="20345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3505" cy="2034540"/>
                            </a:xfrm>
                            <a:prstGeom prst="rect">
                              <a:avLst/>
                            </a:prstGeom>
                          </pic:spPr>
                        </pic:pic>
                      </a:graphicData>
                    </a:graphic>
                  </wp:inline>
                </w:drawing>
              </w:r>
            </w:ins>
          </w:p>
        </w:tc>
        <w:tc>
          <w:tcPr>
            <w:tcW w:w="850" w:type="dxa"/>
            <w:shd w:val="clear" w:color="auto" w:fill="FFFFFF" w:themeFill="background1"/>
          </w:tcPr>
          <w:p w14:paraId="59DEBBAA" w14:textId="77777777" w:rsidR="00C25B62" w:rsidRDefault="00C25B62" w:rsidP="008070EE">
            <w:pPr>
              <w:pStyle w:val="WLBody1"/>
              <w:spacing w:before="60" w:after="60"/>
              <w:rPr>
                <w:ins w:id="323" w:author="Namal Mohottige" w:date="2021-07-08T11:58:00Z"/>
                <w:b/>
                <w:sz w:val="16"/>
                <w:szCs w:val="16"/>
              </w:rPr>
            </w:pPr>
          </w:p>
        </w:tc>
      </w:tr>
      <w:tr w:rsidR="00C25B62" w:rsidRPr="00592362" w14:paraId="2F759008" w14:textId="77777777" w:rsidTr="008070EE">
        <w:trPr>
          <w:tblHeader/>
          <w:ins w:id="324" w:author="Namal Mohottige" w:date="2021-07-08T11:59:00Z"/>
        </w:trPr>
        <w:tc>
          <w:tcPr>
            <w:tcW w:w="846" w:type="dxa"/>
            <w:shd w:val="clear" w:color="auto" w:fill="FFFFFF" w:themeFill="background1"/>
          </w:tcPr>
          <w:p w14:paraId="75628D7E" w14:textId="4C235C4C" w:rsidR="00C25B62" w:rsidRDefault="00C25B62" w:rsidP="008070EE">
            <w:pPr>
              <w:pStyle w:val="WLBody1"/>
              <w:spacing w:before="60" w:after="60"/>
              <w:rPr>
                <w:ins w:id="325" w:author="Namal Mohottige" w:date="2021-07-08T11:59:00Z"/>
                <w:b/>
                <w:sz w:val="16"/>
                <w:szCs w:val="16"/>
              </w:rPr>
            </w:pPr>
            <w:ins w:id="326" w:author="Namal Mohottige" w:date="2021-07-08T11:59:00Z">
              <w:r>
                <w:rPr>
                  <w:b/>
                  <w:sz w:val="16"/>
                  <w:szCs w:val="16"/>
                </w:rPr>
                <w:t>6</w:t>
              </w:r>
            </w:ins>
          </w:p>
        </w:tc>
        <w:tc>
          <w:tcPr>
            <w:tcW w:w="992" w:type="dxa"/>
            <w:shd w:val="clear" w:color="auto" w:fill="FFFFFF" w:themeFill="background1"/>
          </w:tcPr>
          <w:p w14:paraId="60DB1428" w14:textId="03989DD7" w:rsidR="00C25B62" w:rsidRDefault="00C25B62" w:rsidP="008070EE">
            <w:pPr>
              <w:pStyle w:val="WLBody1"/>
              <w:spacing w:before="60" w:after="60"/>
              <w:rPr>
                <w:ins w:id="327" w:author="Namal Mohottige" w:date="2021-07-08T11:59:00Z"/>
                <w:b/>
                <w:sz w:val="16"/>
                <w:szCs w:val="16"/>
              </w:rPr>
            </w:pPr>
            <w:ins w:id="328" w:author="Namal Mohottige" w:date="2021-07-08T11:59:00Z">
              <w:r>
                <w:rPr>
                  <w:b/>
                  <w:sz w:val="16"/>
                  <w:szCs w:val="16"/>
                </w:rPr>
                <w:t>8</w:t>
              </w:r>
            </w:ins>
          </w:p>
        </w:tc>
        <w:tc>
          <w:tcPr>
            <w:tcW w:w="6379" w:type="dxa"/>
            <w:shd w:val="clear" w:color="auto" w:fill="FFFFFF" w:themeFill="background1"/>
          </w:tcPr>
          <w:p w14:paraId="10EBE67F" w14:textId="6ED5113A" w:rsidR="00C25B62" w:rsidRDefault="00C25B62" w:rsidP="00E3609D">
            <w:pPr>
              <w:pStyle w:val="WLBody1"/>
              <w:spacing w:before="60" w:after="60"/>
              <w:rPr>
                <w:ins w:id="329" w:author="Namal Mohottige" w:date="2021-07-08T11:59:00Z"/>
                <w:sz w:val="18"/>
                <w:szCs w:val="18"/>
              </w:rPr>
            </w:pPr>
            <w:ins w:id="330" w:author="Namal Mohottige" w:date="2021-07-08T12:00:00Z">
              <w:r>
                <w:rPr>
                  <w:sz w:val="18"/>
                  <w:szCs w:val="18"/>
                </w:rPr>
                <w:t xml:space="preserve">There is a typo (see the highlighted line), it should be </w:t>
              </w:r>
              <w:r w:rsidRPr="00C25B62">
                <w:rPr>
                  <w:sz w:val="18"/>
                  <w:szCs w:val="18"/>
                  <w:highlight w:val="yellow"/>
                  <w:rPrChange w:id="331" w:author="Namal Mohottige" w:date="2021-07-08T12:00:00Z">
                    <w:rPr>
                      <w:sz w:val="18"/>
                      <w:szCs w:val="18"/>
                    </w:rPr>
                  </w:rPrChange>
                </w:rPr>
                <w:t>Enter Code</w:t>
              </w:r>
            </w:ins>
          </w:p>
          <w:p w14:paraId="4FA12643" w14:textId="544A100D" w:rsidR="00C25B62" w:rsidRDefault="00C25B62" w:rsidP="00E3609D">
            <w:pPr>
              <w:pStyle w:val="WLBody1"/>
              <w:spacing w:before="60" w:after="60"/>
              <w:rPr>
                <w:ins w:id="332" w:author="Namal Mohottige" w:date="2021-07-08T11:59:00Z"/>
                <w:sz w:val="18"/>
                <w:szCs w:val="18"/>
              </w:rPr>
            </w:pPr>
            <w:ins w:id="333" w:author="Namal Mohottige" w:date="2021-07-08T11:59:00Z">
              <w:r w:rsidRPr="00C25B62">
                <w:rPr>
                  <w:noProof/>
                  <w:sz w:val="18"/>
                  <w:szCs w:val="18"/>
                  <w:lang w:eastAsia="en-GB" w:bidi="si-LK"/>
                </w:rPr>
                <w:drawing>
                  <wp:inline distT="0" distB="0" distL="0" distR="0" wp14:anchorId="3856ADCC" wp14:editId="7056343D">
                    <wp:extent cx="3913505" cy="20345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3505" cy="2034540"/>
                            </a:xfrm>
                            <a:prstGeom prst="rect">
                              <a:avLst/>
                            </a:prstGeom>
                          </pic:spPr>
                        </pic:pic>
                      </a:graphicData>
                    </a:graphic>
                  </wp:inline>
                </w:drawing>
              </w:r>
            </w:ins>
          </w:p>
        </w:tc>
        <w:tc>
          <w:tcPr>
            <w:tcW w:w="850" w:type="dxa"/>
            <w:shd w:val="clear" w:color="auto" w:fill="FFFFFF" w:themeFill="background1"/>
          </w:tcPr>
          <w:p w14:paraId="7445A91C" w14:textId="0F2FF44F" w:rsidR="00C25B62" w:rsidRDefault="00510261" w:rsidP="008070EE">
            <w:pPr>
              <w:pStyle w:val="WLBody1"/>
              <w:spacing w:before="60" w:after="60"/>
              <w:rPr>
                <w:ins w:id="334" w:author="Namal Mohottige" w:date="2021-07-08T11:59:00Z"/>
                <w:b/>
                <w:sz w:val="16"/>
                <w:szCs w:val="16"/>
              </w:rPr>
            </w:pPr>
            <w:ins w:id="335" w:author="Duncan Bennett" w:date="2021-07-14T12:30:00Z">
              <w:r>
                <w:rPr>
                  <w:b/>
                  <w:sz w:val="16"/>
                  <w:szCs w:val="16"/>
                </w:rPr>
                <w:t>Pass</w:t>
              </w:r>
            </w:ins>
          </w:p>
        </w:tc>
      </w:tr>
      <w:tr w:rsidR="00C25B62" w:rsidRPr="00592362" w14:paraId="0BDA7C26" w14:textId="77777777" w:rsidTr="008070EE">
        <w:trPr>
          <w:tblHeader/>
          <w:ins w:id="336" w:author="Namal Mohottige" w:date="2021-07-08T12:01:00Z"/>
        </w:trPr>
        <w:tc>
          <w:tcPr>
            <w:tcW w:w="846" w:type="dxa"/>
            <w:shd w:val="clear" w:color="auto" w:fill="FFFFFF" w:themeFill="background1"/>
          </w:tcPr>
          <w:p w14:paraId="4256DA4D" w14:textId="57D98715" w:rsidR="00C25B62" w:rsidRDefault="00C25B62" w:rsidP="008070EE">
            <w:pPr>
              <w:pStyle w:val="WLBody1"/>
              <w:spacing w:before="60" w:after="60"/>
              <w:rPr>
                <w:ins w:id="337" w:author="Namal Mohottige" w:date="2021-07-08T12:01:00Z"/>
                <w:b/>
                <w:sz w:val="16"/>
                <w:szCs w:val="16"/>
              </w:rPr>
            </w:pPr>
            <w:ins w:id="338" w:author="Namal Mohottige" w:date="2021-07-08T12:01:00Z">
              <w:r>
                <w:rPr>
                  <w:b/>
                  <w:sz w:val="16"/>
                  <w:szCs w:val="16"/>
                </w:rPr>
                <w:t>6</w:t>
              </w:r>
            </w:ins>
          </w:p>
        </w:tc>
        <w:tc>
          <w:tcPr>
            <w:tcW w:w="992" w:type="dxa"/>
            <w:shd w:val="clear" w:color="auto" w:fill="FFFFFF" w:themeFill="background1"/>
          </w:tcPr>
          <w:p w14:paraId="1901A2ED" w14:textId="4F202332" w:rsidR="00C25B62" w:rsidRDefault="00C25B62" w:rsidP="008070EE">
            <w:pPr>
              <w:pStyle w:val="WLBody1"/>
              <w:spacing w:before="60" w:after="60"/>
              <w:rPr>
                <w:ins w:id="339" w:author="Namal Mohottige" w:date="2021-07-08T12:01:00Z"/>
                <w:b/>
                <w:sz w:val="16"/>
                <w:szCs w:val="16"/>
              </w:rPr>
            </w:pPr>
            <w:ins w:id="340" w:author="Namal Mohottige" w:date="2021-07-08T12:01:00Z">
              <w:r>
                <w:rPr>
                  <w:b/>
                  <w:sz w:val="16"/>
                  <w:szCs w:val="16"/>
                </w:rPr>
                <w:t>9</w:t>
              </w:r>
            </w:ins>
          </w:p>
        </w:tc>
        <w:tc>
          <w:tcPr>
            <w:tcW w:w="6379" w:type="dxa"/>
            <w:shd w:val="clear" w:color="auto" w:fill="FFFFFF" w:themeFill="background1"/>
          </w:tcPr>
          <w:p w14:paraId="6C03DD02" w14:textId="6E7DCD1E" w:rsidR="00C25B62" w:rsidRDefault="00C25B62" w:rsidP="00E3609D">
            <w:pPr>
              <w:pStyle w:val="WLBody1"/>
              <w:spacing w:before="60" w:after="60"/>
              <w:rPr>
                <w:ins w:id="341" w:author="Namal Mohottige" w:date="2021-07-08T12:01:00Z"/>
                <w:sz w:val="18"/>
                <w:szCs w:val="18"/>
              </w:rPr>
            </w:pPr>
            <w:ins w:id="342" w:author="Namal Mohottige" w:date="2021-07-08T12:01:00Z">
              <w:r>
                <w:rPr>
                  <w:sz w:val="18"/>
                  <w:szCs w:val="18"/>
                </w:rPr>
                <w:t>This is a change request- The Rec No. label should be changed to Repair Wo No.</w:t>
              </w:r>
            </w:ins>
          </w:p>
          <w:p w14:paraId="7408C295" w14:textId="77777777" w:rsidR="00C25B62" w:rsidRDefault="00C25B62" w:rsidP="00E3609D">
            <w:pPr>
              <w:pStyle w:val="WLBody1"/>
              <w:spacing w:before="60" w:after="60"/>
              <w:rPr>
                <w:ins w:id="343" w:author="Namal Mohottige" w:date="2021-07-08T12:01:00Z"/>
                <w:sz w:val="18"/>
                <w:szCs w:val="18"/>
              </w:rPr>
            </w:pPr>
          </w:p>
          <w:p w14:paraId="6ED4279A" w14:textId="1A7E9DF4" w:rsidR="00C25B62" w:rsidRDefault="00C25B62" w:rsidP="00E3609D">
            <w:pPr>
              <w:pStyle w:val="WLBody1"/>
              <w:spacing w:before="60" w:after="60"/>
              <w:rPr>
                <w:ins w:id="344" w:author="Namal Mohottige" w:date="2021-07-08T12:01:00Z"/>
                <w:sz w:val="18"/>
                <w:szCs w:val="18"/>
              </w:rPr>
            </w:pPr>
            <w:ins w:id="345" w:author="Namal Mohottige" w:date="2021-07-08T12:01:00Z">
              <w:r w:rsidRPr="00C25B62">
                <w:rPr>
                  <w:noProof/>
                  <w:sz w:val="18"/>
                  <w:szCs w:val="18"/>
                  <w:lang w:eastAsia="en-GB" w:bidi="si-LK"/>
                </w:rPr>
                <w:drawing>
                  <wp:inline distT="0" distB="0" distL="0" distR="0" wp14:anchorId="067E46E7" wp14:editId="3572B44E">
                    <wp:extent cx="3913505" cy="2034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3505" cy="2034540"/>
                            </a:xfrm>
                            <a:prstGeom prst="rect">
                              <a:avLst/>
                            </a:prstGeom>
                          </pic:spPr>
                        </pic:pic>
                      </a:graphicData>
                    </a:graphic>
                  </wp:inline>
                </w:drawing>
              </w:r>
            </w:ins>
          </w:p>
        </w:tc>
        <w:tc>
          <w:tcPr>
            <w:tcW w:w="850" w:type="dxa"/>
            <w:shd w:val="clear" w:color="auto" w:fill="FFFFFF" w:themeFill="background1"/>
          </w:tcPr>
          <w:p w14:paraId="5C00200D" w14:textId="78301C58" w:rsidR="00C25B62" w:rsidRDefault="00510261" w:rsidP="008070EE">
            <w:pPr>
              <w:pStyle w:val="WLBody1"/>
              <w:spacing w:before="60" w:after="60"/>
              <w:rPr>
                <w:ins w:id="346" w:author="Namal Mohottige" w:date="2021-07-08T12:01:00Z"/>
                <w:b/>
                <w:sz w:val="16"/>
                <w:szCs w:val="16"/>
              </w:rPr>
            </w:pPr>
            <w:ins w:id="347" w:author="Duncan Bennett" w:date="2021-07-14T12:29:00Z">
              <w:r>
                <w:rPr>
                  <w:b/>
                  <w:sz w:val="16"/>
                  <w:szCs w:val="16"/>
                </w:rPr>
                <w:t>Pass</w:t>
              </w:r>
            </w:ins>
          </w:p>
        </w:tc>
      </w:tr>
    </w:tbl>
    <w:p w14:paraId="30645EDD" w14:textId="760EACC3" w:rsidR="0013605A" w:rsidRDefault="0013605A">
      <w:pPr>
        <w:rPr>
          <w:ins w:id="348" w:author="Duncan Bennett" w:date="2021-07-14T11:12:00Z"/>
        </w:rPr>
      </w:pPr>
    </w:p>
    <w:p w14:paraId="2B46E500" w14:textId="77777777" w:rsidR="008D63F9" w:rsidRDefault="008D63F9">
      <w:pPr>
        <w:rPr>
          <w:ins w:id="349" w:author="Duncan Bennett" w:date="2021-07-14T12:35:00Z"/>
        </w:rPr>
      </w:pPr>
    </w:p>
    <w:p w14:paraId="04050911" w14:textId="77777777" w:rsidR="008D63F9" w:rsidRDefault="008D63F9">
      <w:pPr>
        <w:rPr>
          <w:ins w:id="350" w:author="Duncan Bennett" w:date="2021-07-14T12:35:00Z"/>
        </w:rPr>
      </w:pPr>
    </w:p>
    <w:p w14:paraId="4818FE0F" w14:textId="77777777" w:rsidR="008D63F9" w:rsidRDefault="008D63F9">
      <w:pPr>
        <w:rPr>
          <w:ins w:id="351" w:author="Duncan Bennett" w:date="2021-07-14T12:35:00Z"/>
        </w:rPr>
      </w:pPr>
    </w:p>
    <w:p w14:paraId="3CBD5F15" w14:textId="77777777" w:rsidR="008D63F9" w:rsidRDefault="008D63F9">
      <w:pPr>
        <w:rPr>
          <w:ins w:id="352" w:author="Duncan Bennett" w:date="2021-07-14T12:35:00Z"/>
        </w:rPr>
      </w:pPr>
    </w:p>
    <w:p w14:paraId="2C069E44" w14:textId="01D753FA" w:rsidR="0066595A" w:rsidRDefault="0066595A">
      <w:pPr>
        <w:pStyle w:val="Heading1"/>
        <w:rPr>
          <w:ins w:id="353" w:author="Duncan Bennett" w:date="2021-07-14T11:13:00Z"/>
        </w:rPr>
        <w:pPrChange w:id="354" w:author="Namal Mohottige" w:date="2021-07-16T09:57:00Z">
          <w:pPr/>
        </w:pPrChange>
      </w:pPr>
      <w:ins w:id="355" w:author="Duncan Bennett" w:date="2021-07-14T11:12:00Z">
        <w:r>
          <w:lastRenderedPageBreak/>
          <w:t xml:space="preserve">New Issues Identified </w:t>
        </w:r>
      </w:ins>
      <w:ins w:id="356" w:author="Duncan Bennett" w:date="2021-07-14T11:13:00Z">
        <w:r>
          <w:t>14/7/21</w:t>
        </w:r>
      </w:ins>
    </w:p>
    <w:tbl>
      <w:tblPr>
        <w:tblStyle w:val="TableGrid"/>
        <w:tblW w:w="9067" w:type="dxa"/>
        <w:tblLayout w:type="fixed"/>
        <w:tblLook w:val="04A0" w:firstRow="1" w:lastRow="0" w:firstColumn="1" w:lastColumn="0" w:noHBand="0" w:noVBand="1"/>
      </w:tblPr>
      <w:tblGrid>
        <w:gridCol w:w="846"/>
        <w:gridCol w:w="992"/>
        <w:gridCol w:w="6379"/>
        <w:gridCol w:w="850"/>
        <w:tblGridChange w:id="357">
          <w:tblGrid>
            <w:gridCol w:w="846"/>
            <w:gridCol w:w="992"/>
            <w:gridCol w:w="6379"/>
            <w:gridCol w:w="850"/>
          </w:tblGrid>
        </w:tblGridChange>
      </w:tblGrid>
      <w:tr w:rsidR="0066595A" w14:paraId="70EAA0CB" w14:textId="77777777" w:rsidTr="00CB2D92">
        <w:trPr>
          <w:tblHeader/>
          <w:ins w:id="358" w:author="Duncan Bennett" w:date="2021-07-14T11:13:00Z"/>
        </w:trPr>
        <w:tc>
          <w:tcPr>
            <w:tcW w:w="846" w:type="dxa"/>
            <w:shd w:val="clear" w:color="auto" w:fill="FFFFFF" w:themeFill="background1"/>
          </w:tcPr>
          <w:p w14:paraId="7CBCCEBF" w14:textId="3C2776F1" w:rsidR="0066595A" w:rsidRDefault="0066595A" w:rsidP="00CB2D92">
            <w:pPr>
              <w:pStyle w:val="WLBody1"/>
              <w:spacing w:before="60" w:after="60"/>
              <w:rPr>
                <w:ins w:id="359" w:author="Duncan Bennett" w:date="2021-07-14T11:13:00Z"/>
                <w:b/>
                <w:sz w:val="16"/>
                <w:szCs w:val="16"/>
              </w:rPr>
            </w:pPr>
            <w:ins w:id="360" w:author="Duncan Bennett" w:date="2021-07-14T11:14:00Z">
              <w:r>
                <w:rPr>
                  <w:b/>
                  <w:sz w:val="16"/>
                  <w:szCs w:val="16"/>
                </w:rPr>
                <w:lastRenderedPageBreak/>
                <w:t>7</w:t>
              </w:r>
            </w:ins>
          </w:p>
        </w:tc>
        <w:tc>
          <w:tcPr>
            <w:tcW w:w="992" w:type="dxa"/>
            <w:shd w:val="clear" w:color="auto" w:fill="FFFFFF" w:themeFill="background1"/>
          </w:tcPr>
          <w:p w14:paraId="72547270" w14:textId="67723416" w:rsidR="0066595A" w:rsidRDefault="00951251" w:rsidP="00CB2D92">
            <w:pPr>
              <w:pStyle w:val="WLBody1"/>
              <w:spacing w:before="60" w:after="60"/>
              <w:rPr>
                <w:ins w:id="361" w:author="Duncan Bennett" w:date="2021-07-14T11:13:00Z"/>
                <w:b/>
                <w:sz w:val="16"/>
                <w:szCs w:val="16"/>
              </w:rPr>
            </w:pPr>
            <w:ins w:id="362" w:author="Duncan Bennett" w:date="2021-07-14T11:15:00Z">
              <w:r>
                <w:rPr>
                  <w:b/>
                  <w:sz w:val="16"/>
                  <w:szCs w:val="16"/>
                </w:rPr>
                <w:t>1</w:t>
              </w:r>
            </w:ins>
          </w:p>
        </w:tc>
        <w:tc>
          <w:tcPr>
            <w:tcW w:w="6379" w:type="dxa"/>
            <w:shd w:val="clear" w:color="auto" w:fill="FFFFFF" w:themeFill="background1"/>
          </w:tcPr>
          <w:p w14:paraId="08EE297A" w14:textId="1268CF1E" w:rsidR="00951251" w:rsidRDefault="00951251" w:rsidP="00CB2D92">
            <w:pPr>
              <w:pStyle w:val="WLBody1"/>
              <w:spacing w:before="60" w:after="60"/>
              <w:rPr>
                <w:ins w:id="363" w:author="Duncan Bennett" w:date="2021-07-14T11:22:00Z"/>
                <w:noProof/>
              </w:rPr>
            </w:pPr>
            <w:ins w:id="364" w:author="Duncan Bennett" w:date="2021-07-14T11:17:00Z">
              <w:r>
                <w:rPr>
                  <w:noProof/>
                </w:rPr>
                <w:t>The product number is not being</w:t>
              </w:r>
            </w:ins>
            <w:ins w:id="365" w:author="Duncan Bennett" w:date="2021-07-14T11:22:00Z">
              <w:r>
                <w:rPr>
                  <w:noProof/>
                </w:rPr>
                <w:t xml:space="preserve"> correctly displaid</w:t>
              </w:r>
            </w:ins>
          </w:p>
          <w:p w14:paraId="59DE66DF" w14:textId="2C32CE10" w:rsidR="00951251" w:rsidRDefault="00951251" w:rsidP="00CB2D92">
            <w:pPr>
              <w:pStyle w:val="WLBody1"/>
              <w:spacing w:before="60" w:after="60"/>
              <w:rPr>
                <w:ins w:id="366" w:author="Duncan Bennett" w:date="2021-07-14T11:17:00Z"/>
                <w:noProof/>
              </w:rPr>
            </w:pPr>
            <w:ins w:id="367" w:author="Duncan Bennett" w:date="2021-07-14T11:22:00Z">
              <w:r>
                <w:rPr>
                  <w:noProof/>
                  <w:lang w:eastAsia="en-GB" w:bidi="si-LK"/>
                </w:rPr>
                <w:drawing>
                  <wp:inline distT="0" distB="0" distL="0" distR="0" wp14:anchorId="3417F356" wp14:editId="62EE91F1">
                    <wp:extent cx="3913505" cy="1838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3505" cy="1838325"/>
                            </a:xfrm>
                            <a:prstGeom prst="rect">
                              <a:avLst/>
                            </a:prstGeom>
                          </pic:spPr>
                        </pic:pic>
                      </a:graphicData>
                    </a:graphic>
                  </wp:inline>
                </w:drawing>
              </w:r>
            </w:ins>
          </w:p>
          <w:p w14:paraId="3F8A4F61" w14:textId="77777777" w:rsidR="00951251" w:rsidRDefault="00951251" w:rsidP="00CB2D92">
            <w:pPr>
              <w:pStyle w:val="WLBody1"/>
              <w:spacing w:before="60" w:after="60"/>
              <w:rPr>
                <w:ins w:id="368" w:author="Duncan Bennett" w:date="2021-07-14T11:24:00Z"/>
                <w:noProof/>
              </w:rPr>
            </w:pPr>
          </w:p>
          <w:p w14:paraId="72E26E7D" w14:textId="4A928EBC" w:rsidR="00951251" w:rsidRDefault="00951251" w:rsidP="00CB2D92">
            <w:pPr>
              <w:pStyle w:val="WLBody1"/>
              <w:spacing w:before="60" w:after="60"/>
              <w:rPr>
                <w:ins w:id="369" w:author="Duncan Bennett" w:date="2021-07-14T11:24:00Z"/>
                <w:noProof/>
              </w:rPr>
            </w:pPr>
            <w:ins w:id="370" w:author="Duncan Bennett" w:date="2021-07-14T11:24:00Z">
              <w:r>
                <w:rPr>
                  <w:noProof/>
                </w:rPr>
                <w:t>The part number sho</w:t>
              </w:r>
            </w:ins>
            <w:ins w:id="371" w:author="Duncan Bennett" w:date="2021-07-14T11:25:00Z">
              <w:r>
                <w:rPr>
                  <w:noProof/>
                </w:rPr>
                <w:t>uld be 37000/355 as per the example below.</w:t>
              </w:r>
            </w:ins>
          </w:p>
          <w:p w14:paraId="53F2A271" w14:textId="381403CC" w:rsidR="0066595A" w:rsidRDefault="00951251" w:rsidP="00CB2D92">
            <w:pPr>
              <w:pStyle w:val="WLBody1"/>
              <w:spacing w:before="60" w:after="60"/>
              <w:rPr>
                <w:ins w:id="372" w:author="Duncan Bennett" w:date="2021-07-14T11:16:00Z"/>
                <w:sz w:val="18"/>
                <w:szCs w:val="18"/>
              </w:rPr>
            </w:pPr>
            <w:ins w:id="373" w:author="Duncan Bennett" w:date="2021-07-14T11:24:00Z">
              <w:r>
                <w:rPr>
                  <w:noProof/>
                  <w:lang w:eastAsia="en-GB" w:bidi="si-LK"/>
                </w:rPr>
                <w:drawing>
                  <wp:inline distT="0" distB="0" distL="0" distR="0" wp14:anchorId="43CDD408" wp14:editId="4A4C1A7C">
                    <wp:extent cx="3913505" cy="11398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3505" cy="1139825"/>
                            </a:xfrm>
                            <a:prstGeom prst="rect">
                              <a:avLst/>
                            </a:prstGeom>
                          </pic:spPr>
                        </pic:pic>
                      </a:graphicData>
                    </a:graphic>
                  </wp:inline>
                </w:drawing>
              </w:r>
            </w:ins>
          </w:p>
          <w:p w14:paraId="3CFB5090" w14:textId="77777777" w:rsidR="00951251" w:rsidRDefault="00951251" w:rsidP="00CB2D92">
            <w:pPr>
              <w:pStyle w:val="WLBody1"/>
              <w:spacing w:before="60" w:after="60"/>
              <w:rPr>
                <w:ins w:id="374" w:author="Duncan Bennett" w:date="2021-07-14T11:16:00Z"/>
                <w:sz w:val="18"/>
                <w:szCs w:val="18"/>
              </w:rPr>
            </w:pPr>
          </w:p>
          <w:p w14:paraId="2CB73909" w14:textId="7C78AFC0" w:rsidR="00951251" w:rsidRDefault="00951251" w:rsidP="00CB2D92">
            <w:pPr>
              <w:pStyle w:val="WLBody1"/>
              <w:spacing w:before="60" w:after="60"/>
              <w:rPr>
                <w:ins w:id="375" w:author="Duncan Bennett" w:date="2021-07-14T11:13:00Z"/>
                <w:sz w:val="18"/>
                <w:szCs w:val="18"/>
              </w:rPr>
            </w:pPr>
          </w:p>
        </w:tc>
        <w:tc>
          <w:tcPr>
            <w:tcW w:w="850" w:type="dxa"/>
            <w:shd w:val="clear" w:color="auto" w:fill="FFFFFF" w:themeFill="background1"/>
          </w:tcPr>
          <w:p w14:paraId="0C13DBF9" w14:textId="77777777" w:rsidR="0066595A" w:rsidRDefault="0066595A" w:rsidP="00CB2D92">
            <w:pPr>
              <w:pStyle w:val="WLBody1"/>
              <w:spacing w:before="60" w:after="60"/>
              <w:rPr>
                <w:ins w:id="376" w:author="Duncan Bennett" w:date="2021-07-14T11:13:00Z"/>
                <w:b/>
                <w:sz w:val="16"/>
                <w:szCs w:val="16"/>
              </w:rPr>
            </w:pPr>
          </w:p>
        </w:tc>
      </w:tr>
      <w:tr w:rsidR="00951251" w14:paraId="552BE5B7" w14:textId="77777777" w:rsidTr="00CB2D92">
        <w:trPr>
          <w:tblHeader/>
          <w:ins w:id="377" w:author="Duncan Bennett" w:date="2021-07-14T11:18:00Z"/>
        </w:trPr>
        <w:tc>
          <w:tcPr>
            <w:tcW w:w="846" w:type="dxa"/>
            <w:shd w:val="clear" w:color="auto" w:fill="FFFFFF" w:themeFill="background1"/>
          </w:tcPr>
          <w:p w14:paraId="0F34734C" w14:textId="5B6A899B" w:rsidR="00951251" w:rsidRDefault="003C3389" w:rsidP="00CB2D92">
            <w:pPr>
              <w:pStyle w:val="WLBody1"/>
              <w:spacing w:before="60" w:after="60"/>
              <w:rPr>
                <w:ins w:id="378" w:author="Duncan Bennett" w:date="2021-07-14T11:18:00Z"/>
                <w:b/>
                <w:sz w:val="16"/>
                <w:szCs w:val="16"/>
              </w:rPr>
            </w:pPr>
            <w:ins w:id="379" w:author="Duncan Bennett" w:date="2021-07-14T11:25:00Z">
              <w:r>
                <w:rPr>
                  <w:b/>
                  <w:sz w:val="16"/>
                  <w:szCs w:val="16"/>
                </w:rPr>
                <w:lastRenderedPageBreak/>
                <w:t>7</w:t>
              </w:r>
            </w:ins>
          </w:p>
        </w:tc>
        <w:tc>
          <w:tcPr>
            <w:tcW w:w="992" w:type="dxa"/>
            <w:shd w:val="clear" w:color="auto" w:fill="FFFFFF" w:themeFill="background1"/>
          </w:tcPr>
          <w:p w14:paraId="6A37D398" w14:textId="2D4901B6" w:rsidR="00951251" w:rsidRDefault="003C3389" w:rsidP="00CB2D92">
            <w:pPr>
              <w:pStyle w:val="WLBody1"/>
              <w:spacing w:before="60" w:after="60"/>
              <w:rPr>
                <w:ins w:id="380" w:author="Duncan Bennett" w:date="2021-07-14T11:18:00Z"/>
                <w:b/>
                <w:sz w:val="16"/>
                <w:szCs w:val="16"/>
              </w:rPr>
            </w:pPr>
            <w:ins w:id="381" w:author="Duncan Bennett" w:date="2021-07-14T11:25:00Z">
              <w:r>
                <w:rPr>
                  <w:b/>
                  <w:sz w:val="16"/>
                  <w:szCs w:val="16"/>
                </w:rPr>
                <w:t>2</w:t>
              </w:r>
            </w:ins>
          </w:p>
        </w:tc>
        <w:tc>
          <w:tcPr>
            <w:tcW w:w="6379" w:type="dxa"/>
            <w:shd w:val="clear" w:color="auto" w:fill="FFFFFF" w:themeFill="background1"/>
          </w:tcPr>
          <w:p w14:paraId="67C63257" w14:textId="77777777" w:rsidR="00951251" w:rsidRDefault="003C3389" w:rsidP="00CB2D92">
            <w:pPr>
              <w:pStyle w:val="WLBody1"/>
              <w:spacing w:before="60" w:after="60"/>
              <w:rPr>
                <w:ins w:id="382" w:author="Duncan Bennett" w:date="2021-07-14T11:26:00Z"/>
                <w:noProof/>
              </w:rPr>
            </w:pPr>
            <w:ins w:id="383" w:author="Duncan Bennett" w:date="2021-07-14T11:25:00Z">
              <w:r>
                <w:rPr>
                  <w:noProof/>
                </w:rPr>
                <w:t xml:space="preserve">The serial </w:t>
              </w:r>
            </w:ins>
            <w:ins w:id="384" w:author="Duncan Bennett" w:date="2021-07-14T11:26:00Z">
              <w:r>
                <w:rPr>
                  <w:noProof/>
                </w:rPr>
                <w:t>number is not being correctly displaid</w:t>
              </w:r>
            </w:ins>
          </w:p>
          <w:p w14:paraId="6B0B8E8D" w14:textId="3867A233" w:rsidR="003C3389" w:rsidRDefault="003C3389" w:rsidP="00CB2D92">
            <w:pPr>
              <w:pStyle w:val="WLBody1"/>
              <w:spacing w:before="60" w:after="60"/>
              <w:rPr>
                <w:ins w:id="385" w:author="Duncan Bennett" w:date="2021-07-14T11:26:00Z"/>
                <w:noProof/>
              </w:rPr>
            </w:pPr>
            <w:ins w:id="386" w:author="Duncan Bennett" w:date="2021-07-14T11:27:00Z">
              <w:r>
                <w:rPr>
                  <w:noProof/>
                  <w:lang w:eastAsia="en-GB" w:bidi="si-LK"/>
                </w:rPr>
                <w:drawing>
                  <wp:inline distT="0" distB="0" distL="0" distR="0" wp14:anchorId="7AC655E4" wp14:editId="25DA0417">
                    <wp:extent cx="3913505" cy="21913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3505" cy="2191385"/>
                            </a:xfrm>
                            <a:prstGeom prst="rect">
                              <a:avLst/>
                            </a:prstGeom>
                          </pic:spPr>
                        </pic:pic>
                      </a:graphicData>
                    </a:graphic>
                  </wp:inline>
                </w:drawing>
              </w:r>
            </w:ins>
          </w:p>
          <w:p w14:paraId="0C6E8C7D" w14:textId="77777777" w:rsidR="003C3389" w:rsidRDefault="003C3389" w:rsidP="00CB2D92">
            <w:pPr>
              <w:pStyle w:val="WLBody1"/>
              <w:spacing w:before="60" w:after="60"/>
              <w:rPr>
                <w:ins w:id="387" w:author="Duncan Bennett" w:date="2021-07-14T11:26:00Z"/>
                <w:noProof/>
              </w:rPr>
            </w:pPr>
          </w:p>
          <w:p w14:paraId="76D038B5" w14:textId="37C0BDBE" w:rsidR="003C3389" w:rsidRDefault="003C3389" w:rsidP="00CB2D92">
            <w:pPr>
              <w:pStyle w:val="WLBody1"/>
              <w:spacing w:before="60" w:after="60"/>
              <w:rPr>
                <w:ins w:id="388" w:author="Duncan Bennett" w:date="2021-07-14T11:26:00Z"/>
                <w:noProof/>
              </w:rPr>
            </w:pPr>
            <w:ins w:id="389" w:author="Duncan Bennett" w:date="2021-07-14T11:27:00Z">
              <w:r>
                <w:rPr>
                  <w:noProof/>
                </w:rPr>
                <w:t>The serial number on the example used is shown below</w:t>
              </w:r>
            </w:ins>
          </w:p>
          <w:p w14:paraId="757E534C" w14:textId="77777777" w:rsidR="003C3389" w:rsidRDefault="003C3389" w:rsidP="00CB2D92">
            <w:pPr>
              <w:pStyle w:val="WLBody1"/>
              <w:spacing w:before="60" w:after="60"/>
              <w:rPr>
                <w:ins w:id="390" w:author="Duncan Bennett" w:date="2021-07-14T11:28:00Z"/>
                <w:noProof/>
              </w:rPr>
            </w:pPr>
            <w:ins w:id="391" w:author="Duncan Bennett" w:date="2021-07-14T11:26:00Z">
              <w:r>
                <w:rPr>
                  <w:noProof/>
                  <w:lang w:eastAsia="en-GB" w:bidi="si-LK"/>
                </w:rPr>
                <w:drawing>
                  <wp:inline distT="0" distB="0" distL="0" distR="0" wp14:anchorId="79498B0A" wp14:editId="400FC336">
                    <wp:extent cx="3859002" cy="112395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6618" cy="1134906"/>
                            </a:xfrm>
                            <a:prstGeom prst="rect">
                              <a:avLst/>
                            </a:prstGeom>
                          </pic:spPr>
                        </pic:pic>
                      </a:graphicData>
                    </a:graphic>
                  </wp:inline>
                </w:drawing>
              </w:r>
            </w:ins>
          </w:p>
          <w:p w14:paraId="4A9CCA75" w14:textId="77777777" w:rsidR="003C3389" w:rsidRDefault="003C3389" w:rsidP="00CB2D92">
            <w:pPr>
              <w:pStyle w:val="WLBody1"/>
              <w:spacing w:before="60" w:after="60"/>
              <w:rPr>
                <w:ins w:id="392" w:author="Duncan Bennett" w:date="2021-07-14T11:29:00Z"/>
                <w:noProof/>
              </w:rPr>
            </w:pPr>
            <w:ins w:id="393" w:author="Duncan Bennett" w:date="2021-07-14T11:28:00Z">
              <w:r>
                <w:rPr>
                  <w:noProof/>
                </w:rPr>
                <w:t xml:space="preserve">Note the serial number and product number are </w:t>
              </w:r>
            </w:ins>
            <w:ins w:id="394" w:author="Duncan Bennett" w:date="2021-07-14T11:29:00Z">
              <w:r>
                <w:rPr>
                  <w:noProof/>
                </w:rPr>
                <w:t>identified from the serail object</w:t>
              </w:r>
            </w:ins>
          </w:p>
          <w:p w14:paraId="0528676B" w14:textId="77777777" w:rsidR="003C3389" w:rsidRDefault="003C3389" w:rsidP="00CB2D92">
            <w:pPr>
              <w:pStyle w:val="WLBody1"/>
              <w:spacing w:before="60" w:after="60"/>
              <w:rPr>
                <w:ins w:id="395" w:author="Duncan Bennett" w:date="2021-07-14T11:29:00Z"/>
                <w:noProof/>
              </w:rPr>
            </w:pPr>
          </w:p>
          <w:p w14:paraId="7ABD55C4" w14:textId="37A0C6B6" w:rsidR="003C3389" w:rsidRDefault="003C3389" w:rsidP="00CB2D92">
            <w:pPr>
              <w:pStyle w:val="WLBody1"/>
              <w:spacing w:before="60" w:after="60"/>
              <w:rPr>
                <w:ins w:id="396" w:author="Duncan Bennett" w:date="2021-07-14T11:18:00Z"/>
                <w:noProof/>
              </w:rPr>
            </w:pPr>
            <w:ins w:id="397" w:author="Duncan Bennett" w:date="2021-07-14T11:29:00Z">
              <w:r>
                <w:rPr>
                  <w:noProof/>
                  <w:lang w:eastAsia="en-GB" w:bidi="si-LK"/>
                </w:rPr>
                <w:drawing>
                  <wp:inline distT="0" distB="0" distL="0" distR="0" wp14:anchorId="2DF4172C" wp14:editId="0829D1C6">
                    <wp:extent cx="3913505" cy="23971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13505" cy="2397125"/>
                            </a:xfrm>
                            <a:prstGeom prst="rect">
                              <a:avLst/>
                            </a:prstGeom>
                          </pic:spPr>
                        </pic:pic>
                      </a:graphicData>
                    </a:graphic>
                  </wp:inline>
                </w:drawing>
              </w:r>
            </w:ins>
          </w:p>
        </w:tc>
        <w:tc>
          <w:tcPr>
            <w:tcW w:w="850" w:type="dxa"/>
            <w:shd w:val="clear" w:color="auto" w:fill="FFFFFF" w:themeFill="background1"/>
          </w:tcPr>
          <w:p w14:paraId="734EBBF6" w14:textId="77777777" w:rsidR="00951251" w:rsidRDefault="00951251" w:rsidP="00CB2D92">
            <w:pPr>
              <w:pStyle w:val="WLBody1"/>
              <w:spacing w:before="60" w:after="60"/>
              <w:rPr>
                <w:ins w:id="398" w:author="Duncan Bennett" w:date="2021-07-14T11:27:00Z"/>
                <w:b/>
                <w:sz w:val="16"/>
                <w:szCs w:val="16"/>
              </w:rPr>
            </w:pPr>
          </w:p>
          <w:p w14:paraId="4C904174" w14:textId="5BFC261B" w:rsidR="003C3389" w:rsidRDefault="003C3389" w:rsidP="00CB2D92">
            <w:pPr>
              <w:pStyle w:val="WLBody1"/>
              <w:spacing w:before="60" w:after="60"/>
              <w:rPr>
                <w:ins w:id="399" w:author="Duncan Bennett" w:date="2021-07-14T11:18:00Z"/>
                <w:b/>
                <w:sz w:val="16"/>
                <w:szCs w:val="16"/>
              </w:rPr>
            </w:pPr>
          </w:p>
        </w:tc>
      </w:tr>
      <w:tr w:rsidR="003C3389" w14:paraId="722D30E5" w14:textId="77777777" w:rsidTr="003C3389">
        <w:tblPrEx>
          <w:tblW w:w="9067" w:type="dxa"/>
          <w:tblLayout w:type="fixed"/>
          <w:tblPrExChange w:id="400" w:author="Duncan Bennett" w:date="2021-07-14T11:34:00Z">
            <w:tblPrEx>
              <w:tblW w:w="9067" w:type="dxa"/>
              <w:tblLayout w:type="fixed"/>
            </w:tblPrEx>
          </w:tblPrExChange>
        </w:tblPrEx>
        <w:trPr>
          <w:trHeight w:val="4810"/>
          <w:tblHeader/>
          <w:ins w:id="401" w:author="Duncan Bennett" w:date="2021-07-14T11:28:00Z"/>
          <w:trPrChange w:id="402" w:author="Duncan Bennett" w:date="2021-07-14T11:34:00Z">
            <w:trPr>
              <w:tblHeader/>
            </w:trPr>
          </w:trPrChange>
        </w:trPr>
        <w:tc>
          <w:tcPr>
            <w:tcW w:w="846" w:type="dxa"/>
            <w:shd w:val="clear" w:color="auto" w:fill="FFFFFF" w:themeFill="background1"/>
            <w:tcPrChange w:id="403" w:author="Duncan Bennett" w:date="2021-07-14T11:34:00Z">
              <w:tcPr>
                <w:tcW w:w="846" w:type="dxa"/>
                <w:shd w:val="clear" w:color="auto" w:fill="FFFFFF" w:themeFill="background1"/>
              </w:tcPr>
            </w:tcPrChange>
          </w:tcPr>
          <w:p w14:paraId="0B554ADB" w14:textId="156F7853" w:rsidR="003C3389" w:rsidRDefault="003C3389" w:rsidP="00CB2D92">
            <w:pPr>
              <w:pStyle w:val="WLBody1"/>
              <w:spacing w:before="60" w:after="60"/>
              <w:rPr>
                <w:ins w:id="404" w:author="Duncan Bennett" w:date="2021-07-14T11:28:00Z"/>
                <w:b/>
                <w:sz w:val="16"/>
                <w:szCs w:val="16"/>
              </w:rPr>
            </w:pPr>
            <w:ins w:id="405" w:author="Duncan Bennett" w:date="2021-07-14T11:30:00Z">
              <w:r>
                <w:rPr>
                  <w:b/>
                  <w:sz w:val="16"/>
                  <w:szCs w:val="16"/>
                </w:rPr>
                <w:lastRenderedPageBreak/>
                <w:t>7</w:t>
              </w:r>
            </w:ins>
          </w:p>
        </w:tc>
        <w:tc>
          <w:tcPr>
            <w:tcW w:w="992" w:type="dxa"/>
            <w:shd w:val="clear" w:color="auto" w:fill="FFFFFF" w:themeFill="background1"/>
            <w:tcPrChange w:id="406" w:author="Duncan Bennett" w:date="2021-07-14T11:34:00Z">
              <w:tcPr>
                <w:tcW w:w="992" w:type="dxa"/>
                <w:shd w:val="clear" w:color="auto" w:fill="FFFFFF" w:themeFill="background1"/>
              </w:tcPr>
            </w:tcPrChange>
          </w:tcPr>
          <w:p w14:paraId="622564DC" w14:textId="1D34F277" w:rsidR="003C3389" w:rsidRDefault="003C3389" w:rsidP="00CB2D92">
            <w:pPr>
              <w:pStyle w:val="WLBody1"/>
              <w:spacing w:before="60" w:after="60"/>
              <w:rPr>
                <w:ins w:id="407" w:author="Duncan Bennett" w:date="2021-07-14T11:28:00Z"/>
                <w:b/>
                <w:sz w:val="16"/>
                <w:szCs w:val="16"/>
              </w:rPr>
            </w:pPr>
            <w:ins w:id="408" w:author="Duncan Bennett" w:date="2021-07-14T11:30:00Z">
              <w:r>
                <w:rPr>
                  <w:b/>
                  <w:sz w:val="16"/>
                  <w:szCs w:val="16"/>
                </w:rPr>
                <w:t>3</w:t>
              </w:r>
            </w:ins>
          </w:p>
        </w:tc>
        <w:tc>
          <w:tcPr>
            <w:tcW w:w="6379" w:type="dxa"/>
            <w:shd w:val="clear" w:color="auto" w:fill="FFFFFF" w:themeFill="background1"/>
            <w:tcPrChange w:id="409" w:author="Duncan Bennett" w:date="2021-07-14T11:34:00Z">
              <w:tcPr>
                <w:tcW w:w="6379" w:type="dxa"/>
                <w:shd w:val="clear" w:color="auto" w:fill="FFFFFF" w:themeFill="background1"/>
              </w:tcPr>
            </w:tcPrChange>
          </w:tcPr>
          <w:p w14:paraId="62BEB0A3" w14:textId="77777777" w:rsidR="003C3389" w:rsidRDefault="003C3389" w:rsidP="00CB2D92">
            <w:pPr>
              <w:pStyle w:val="WLBody1"/>
              <w:spacing w:before="60" w:after="60"/>
              <w:rPr>
                <w:ins w:id="410" w:author="Duncan Bennett" w:date="2021-07-14T11:30:00Z"/>
                <w:noProof/>
              </w:rPr>
            </w:pPr>
            <w:ins w:id="411" w:author="Duncan Bennett" w:date="2021-07-14T11:30:00Z">
              <w:r>
                <w:rPr>
                  <w:noProof/>
                </w:rPr>
                <w:t>The warranty does not update when the product is not in warranty</w:t>
              </w:r>
            </w:ins>
          </w:p>
          <w:p w14:paraId="68F311A2" w14:textId="77777777" w:rsidR="003C3389" w:rsidRDefault="003C3389" w:rsidP="00CB2D92">
            <w:pPr>
              <w:pStyle w:val="WLBody1"/>
              <w:spacing w:before="60" w:after="60"/>
              <w:rPr>
                <w:ins w:id="412" w:author="Duncan Bennett" w:date="2021-07-14T11:33:00Z"/>
                <w:noProof/>
              </w:rPr>
            </w:pPr>
          </w:p>
          <w:p w14:paraId="35BAFC34" w14:textId="77777777" w:rsidR="003C3389" w:rsidRDefault="003C3389" w:rsidP="00CB2D92">
            <w:pPr>
              <w:pStyle w:val="WLBody1"/>
              <w:spacing w:before="60" w:after="60"/>
              <w:rPr>
                <w:ins w:id="413" w:author="Duncan Bennett" w:date="2021-07-14T11:34:00Z"/>
                <w:noProof/>
              </w:rPr>
            </w:pPr>
            <w:ins w:id="414" w:author="Duncan Bennett" w:date="2021-07-14T11:33:00Z">
              <w:r>
                <w:rPr>
                  <w:noProof/>
                  <w:lang w:eastAsia="en-GB" w:bidi="si-LK"/>
                </w:rPr>
                <w:drawing>
                  <wp:inline distT="0" distB="0" distL="0" distR="0" wp14:anchorId="02ABDCAC" wp14:editId="794E02E0">
                    <wp:extent cx="3913505" cy="1847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3505" cy="1847850"/>
                            </a:xfrm>
                            <a:prstGeom prst="rect">
                              <a:avLst/>
                            </a:prstGeom>
                          </pic:spPr>
                        </pic:pic>
                      </a:graphicData>
                    </a:graphic>
                  </wp:inline>
                </w:drawing>
              </w:r>
            </w:ins>
          </w:p>
          <w:p w14:paraId="7172426D" w14:textId="1EAD5003" w:rsidR="003C3389" w:rsidRDefault="003C3389" w:rsidP="00CB2D92">
            <w:pPr>
              <w:pStyle w:val="WLBody1"/>
              <w:spacing w:before="60" w:after="60"/>
              <w:rPr>
                <w:ins w:id="415" w:author="Duncan Bennett" w:date="2021-07-14T11:35:00Z"/>
                <w:noProof/>
              </w:rPr>
            </w:pPr>
            <w:ins w:id="416" w:author="Duncan Bennett" w:date="2021-07-14T11:34:00Z">
              <w:r>
                <w:rPr>
                  <w:noProof/>
                </w:rPr>
                <w:t xml:space="preserve">The warranty calculation is derived </w:t>
              </w:r>
            </w:ins>
            <w:ins w:id="417" w:author="Duncan Bennett" w:date="2021-07-14T11:35:00Z">
              <w:r>
                <w:rPr>
                  <w:noProof/>
                </w:rPr>
                <w:t xml:space="preserve">from the WW/YY </w:t>
              </w:r>
              <w:r w:rsidR="00705232">
                <w:rPr>
                  <w:noProof/>
                </w:rPr>
                <w:t>shown on the below screen shot.</w:t>
              </w:r>
            </w:ins>
            <w:ins w:id="418" w:author="Duncan Bennett" w:date="2021-07-14T11:37:00Z">
              <w:r w:rsidR="00705232">
                <w:rPr>
                  <w:noProof/>
                </w:rPr>
                <w:t xml:space="preserve"> The week Year is part of the bar code identified below. Line one in this instance would be out of warranty, line 2 would be in warranty.</w:t>
              </w:r>
            </w:ins>
          </w:p>
          <w:p w14:paraId="4F9B39B1" w14:textId="5CC25B63" w:rsidR="00705232" w:rsidRDefault="00455FC9" w:rsidP="00CB2D92">
            <w:pPr>
              <w:pStyle w:val="WLBody1"/>
              <w:spacing w:before="60" w:after="60"/>
              <w:rPr>
                <w:ins w:id="419" w:author="Duncan Bennett" w:date="2021-07-14T11:28:00Z"/>
                <w:noProof/>
              </w:rPr>
            </w:pPr>
            <w:ins w:id="420" w:author="Namal Mohottige" w:date="2021-07-16T10:40:00Z">
              <w:r>
                <w:rPr>
                  <w:noProof/>
                  <w:lang w:eastAsia="en-GB" w:bidi="si-LK"/>
                </w:rPr>
                <w:t>Please refer to the Tunstall Warranty Calculation section</w:t>
              </w:r>
            </w:ins>
            <w:ins w:id="421" w:author="Duncan Bennett" w:date="2021-07-14T11:37:00Z">
              <w:r w:rsidR="00705232">
                <w:rPr>
                  <w:noProof/>
                  <w:lang w:eastAsia="en-GB" w:bidi="si-LK"/>
                </w:rPr>
                <w:drawing>
                  <wp:inline distT="0" distB="0" distL="0" distR="0" wp14:anchorId="41D3ED66" wp14:editId="7A4746E8">
                    <wp:extent cx="3913505" cy="11182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13505" cy="1118235"/>
                            </a:xfrm>
                            <a:prstGeom prst="rect">
                              <a:avLst/>
                            </a:prstGeom>
                          </pic:spPr>
                        </pic:pic>
                      </a:graphicData>
                    </a:graphic>
                  </wp:inline>
                </w:drawing>
              </w:r>
            </w:ins>
          </w:p>
        </w:tc>
        <w:tc>
          <w:tcPr>
            <w:tcW w:w="850" w:type="dxa"/>
            <w:shd w:val="clear" w:color="auto" w:fill="FFFFFF" w:themeFill="background1"/>
            <w:tcPrChange w:id="422" w:author="Duncan Bennett" w:date="2021-07-14T11:34:00Z">
              <w:tcPr>
                <w:tcW w:w="850" w:type="dxa"/>
                <w:shd w:val="clear" w:color="auto" w:fill="FFFFFF" w:themeFill="background1"/>
              </w:tcPr>
            </w:tcPrChange>
          </w:tcPr>
          <w:p w14:paraId="733AED92" w14:textId="77777777" w:rsidR="003C3389" w:rsidRDefault="003C3389" w:rsidP="00CB2D92">
            <w:pPr>
              <w:pStyle w:val="WLBody1"/>
              <w:spacing w:before="60" w:after="60"/>
              <w:rPr>
                <w:ins w:id="423" w:author="Duncan Bennett" w:date="2021-07-14T11:33:00Z"/>
                <w:b/>
                <w:sz w:val="16"/>
                <w:szCs w:val="16"/>
              </w:rPr>
            </w:pPr>
          </w:p>
          <w:p w14:paraId="702E7C3C" w14:textId="77777777" w:rsidR="003C3389" w:rsidRDefault="003C3389" w:rsidP="00CB2D92">
            <w:pPr>
              <w:pStyle w:val="WLBody1"/>
              <w:spacing w:before="60" w:after="60"/>
              <w:rPr>
                <w:ins w:id="424" w:author="Duncan Bennett" w:date="2021-07-14T11:33:00Z"/>
                <w:b/>
                <w:sz w:val="16"/>
                <w:szCs w:val="16"/>
              </w:rPr>
            </w:pPr>
          </w:p>
          <w:p w14:paraId="1E7922F5" w14:textId="77777777" w:rsidR="003C3389" w:rsidRDefault="003C3389" w:rsidP="00CB2D92">
            <w:pPr>
              <w:pStyle w:val="WLBody1"/>
              <w:spacing w:before="60" w:after="60"/>
              <w:rPr>
                <w:ins w:id="425" w:author="Duncan Bennett" w:date="2021-07-14T11:33:00Z"/>
                <w:b/>
                <w:sz w:val="16"/>
                <w:szCs w:val="16"/>
              </w:rPr>
            </w:pPr>
          </w:p>
          <w:p w14:paraId="0A8E99A9" w14:textId="77777777" w:rsidR="003C3389" w:rsidRDefault="003C3389" w:rsidP="00CB2D92">
            <w:pPr>
              <w:pStyle w:val="WLBody1"/>
              <w:spacing w:before="60" w:after="60"/>
              <w:rPr>
                <w:ins w:id="426" w:author="Duncan Bennett" w:date="2021-07-14T11:33:00Z"/>
                <w:b/>
                <w:sz w:val="16"/>
                <w:szCs w:val="16"/>
              </w:rPr>
            </w:pPr>
          </w:p>
          <w:p w14:paraId="570F51B0" w14:textId="77777777" w:rsidR="003C3389" w:rsidRDefault="003C3389" w:rsidP="00CB2D92">
            <w:pPr>
              <w:pStyle w:val="WLBody1"/>
              <w:spacing w:before="60" w:after="60"/>
              <w:rPr>
                <w:ins w:id="427" w:author="Duncan Bennett" w:date="2021-07-14T11:33:00Z"/>
                <w:b/>
                <w:sz w:val="16"/>
                <w:szCs w:val="16"/>
              </w:rPr>
            </w:pPr>
          </w:p>
          <w:p w14:paraId="1101191D" w14:textId="1BA9AAEF" w:rsidR="003C3389" w:rsidRDefault="003C3389" w:rsidP="00CB2D92">
            <w:pPr>
              <w:pStyle w:val="WLBody1"/>
              <w:spacing w:before="60" w:after="60"/>
              <w:rPr>
                <w:ins w:id="428" w:author="Duncan Bennett" w:date="2021-07-14T11:28:00Z"/>
                <w:b/>
                <w:sz w:val="16"/>
                <w:szCs w:val="16"/>
              </w:rPr>
            </w:pPr>
          </w:p>
        </w:tc>
      </w:tr>
      <w:tr w:rsidR="003C3389" w14:paraId="541203C1" w14:textId="77777777" w:rsidTr="00CB2D92">
        <w:trPr>
          <w:tblHeader/>
          <w:ins w:id="429" w:author="Duncan Bennett" w:date="2021-07-14T11:33:00Z"/>
        </w:trPr>
        <w:tc>
          <w:tcPr>
            <w:tcW w:w="846" w:type="dxa"/>
            <w:shd w:val="clear" w:color="auto" w:fill="FFFFFF" w:themeFill="background1"/>
          </w:tcPr>
          <w:p w14:paraId="03A0C885" w14:textId="77777777" w:rsidR="003C3389" w:rsidRDefault="003C3389" w:rsidP="00CB2D92">
            <w:pPr>
              <w:pStyle w:val="WLBody1"/>
              <w:spacing w:before="60" w:after="60"/>
              <w:rPr>
                <w:ins w:id="430" w:author="Duncan Bennett" w:date="2021-07-14T11:33:00Z"/>
                <w:b/>
                <w:sz w:val="16"/>
                <w:szCs w:val="16"/>
              </w:rPr>
            </w:pPr>
          </w:p>
        </w:tc>
        <w:tc>
          <w:tcPr>
            <w:tcW w:w="992" w:type="dxa"/>
            <w:shd w:val="clear" w:color="auto" w:fill="FFFFFF" w:themeFill="background1"/>
          </w:tcPr>
          <w:p w14:paraId="4A39497E" w14:textId="77777777" w:rsidR="003C3389" w:rsidRDefault="003C3389" w:rsidP="00CB2D92">
            <w:pPr>
              <w:pStyle w:val="WLBody1"/>
              <w:spacing w:before="60" w:after="60"/>
              <w:rPr>
                <w:ins w:id="431" w:author="Duncan Bennett" w:date="2021-07-14T11:33:00Z"/>
                <w:b/>
                <w:sz w:val="16"/>
                <w:szCs w:val="16"/>
              </w:rPr>
            </w:pPr>
          </w:p>
        </w:tc>
        <w:tc>
          <w:tcPr>
            <w:tcW w:w="6379" w:type="dxa"/>
            <w:shd w:val="clear" w:color="auto" w:fill="FFFFFF" w:themeFill="background1"/>
          </w:tcPr>
          <w:p w14:paraId="12C542F0" w14:textId="77777777" w:rsidR="003C3389" w:rsidRDefault="003C3389" w:rsidP="00CB2D92">
            <w:pPr>
              <w:pStyle w:val="WLBody1"/>
              <w:spacing w:before="60" w:after="60"/>
              <w:rPr>
                <w:ins w:id="432" w:author="Duncan Bennett" w:date="2021-07-14T11:33:00Z"/>
                <w:noProof/>
              </w:rPr>
            </w:pPr>
          </w:p>
        </w:tc>
        <w:tc>
          <w:tcPr>
            <w:tcW w:w="850" w:type="dxa"/>
            <w:shd w:val="clear" w:color="auto" w:fill="FFFFFF" w:themeFill="background1"/>
          </w:tcPr>
          <w:p w14:paraId="34A5B4B3" w14:textId="77777777" w:rsidR="003C3389" w:rsidRDefault="003C3389" w:rsidP="00CB2D92">
            <w:pPr>
              <w:pStyle w:val="WLBody1"/>
              <w:spacing w:before="60" w:after="60"/>
              <w:rPr>
                <w:ins w:id="433" w:author="Duncan Bennett" w:date="2021-07-14T11:33:00Z"/>
                <w:b/>
                <w:sz w:val="16"/>
                <w:szCs w:val="16"/>
              </w:rPr>
            </w:pPr>
          </w:p>
        </w:tc>
      </w:tr>
    </w:tbl>
    <w:p w14:paraId="63959688" w14:textId="5D8CD131" w:rsidR="0033232A" w:rsidRDefault="0033232A">
      <w:pPr>
        <w:rPr>
          <w:ins w:id="434" w:author="Prageeth Gangabada" w:date="2021-08-16T15:15:00Z"/>
        </w:rPr>
      </w:pPr>
    </w:p>
    <w:p w14:paraId="7E4231F8" w14:textId="77777777" w:rsidR="0033232A" w:rsidRDefault="0033232A">
      <w:pPr>
        <w:rPr>
          <w:ins w:id="435" w:author="Prageeth Gangabada" w:date="2021-08-16T15:15:00Z"/>
        </w:rPr>
      </w:pPr>
      <w:ins w:id="436" w:author="Prageeth Gangabada" w:date="2021-08-16T15:15:00Z">
        <w:r>
          <w:br w:type="page"/>
        </w:r>
      </w:ins>
    </w:p>
    <w:p w14:paraId="1A3AD1BC" w14:textId="3B5A28DC" w:rsidR="0066595A" w:rsidRPr="0033232A" w:rsidRDefault="0033232A">
      <w:pPr>
        <w:rPr>
          <w:b/>
          <w:bCs/>
          <w:sz w:val="28"/>
          <w:szCs w:val="28"/>
        </w:rPr>
      </w:pPr>
      <w:r w:rsidRPr="0033232A">
        <w:rPr>
          <w:b/>
          <w:bCs/>
          <w:sz w:val="28"/>
          <w:szCs w:val="28"/>
        </w:rPr>
        <w:lastRenderedPageBreak/>
        <w:t xml:space="preserve">Technical Implementation </w:t>
      </w:r>
    </w:p>
    <w:p w14:paraId="0CDE44C9" w14:textId="460183B9" w:rsidR="0033232A" w:rsidRDefault="0033232A"/>
    <w:p w14:paraId="43272C98" w14:textId="46FA70EB" w:rsidR="0033232A" w:rsidRDefault="0033232A">
      <w:r>
        <w:t>Outcome of the CRIM is three reports</w:t>
      </w:r>
      <w:r>
        <w:br/>
      </w:r>
      <w:r>
        <w:br/>
      </w:r>
      <w:r w:rsidRPr="0033232A">
        <w:rPr>
          <w:u w:val="single"/>
        </w:rPr>
        <w:t>Service Repair Label</w:t>
      </w:r>
      <w:r>
        <w:rPr>
          <w:u w:val="single"/>
        </w:rPr>
        <w:br/>
      </w:r>
      <w:r>
        <w:rPr>
          <w:u w:val="single"/>
        </w:rPr>
        <w:br/>
      </w:r>
      <w:r w:rsidRPr="0033232A">
        <w:t>Accessed from “Product Repair Booking” Tab of Prepare Work Order window</w:t>
      </w:r>
    </w:p>
    <w:p w14:paraId="7185635D" w14:textId="10CABF0A" w:rsidR="0033232A" w:rsidRDefault="0033232A">
      <w:r>
        <w:rPr>
          <w:noProof/>
        </w:rPr>
        <w:drawing>
          <wp:inline distT="0" distB="0" distL="0" distR="0" wp14:anchorId="05B694D5" wp14:editId="5057475B">
            <wp:extent cx="5731510" cy="24980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498090"/>
                    </a:xfrm>
                    <a:prstGeom prst="rect">
                      <a:avLst/>
                    </a:prstGeom>
                  </pic:spPr>
                </pic:pic>
              </a:graphicData>
            </a:graphic>
          </wp:inline>
        </w:drawing>
      </w:r>
    </w:p>
    <w:p w14:paraId="4D0FAA0A" w14:textId="2415C7A8" w:rsidR="0033232A" w:rsidRDefault="0033232A"/>
    <w:p w14:paraId="72994BE0" w14:textId="556B01BB" w:rsidR="0033232A" w:rsidRDefault="0033232A">
      <w:r w:rsidRPr="0033232A">
        <w:rPr>
          <w:u w:val="single"/>
        </w:rPr>
        <w:t>Test Label &amp; Cosmetic Audit Label</w:t>
      </w:r>
      <w:r w:rsidRPr="0033232A">
        <w:rPr>
          <w:u w:val="single"/>
        </w:rPr>
        <w:br/>
      </w:r>
      <w:r>
        <w:rPr>
          <w:u w:val="single"/>
        </w:rPr>
        <w:br/>
      </w:r>
      <w:r>
        <w:t>Accessed from “Print Work Task” RMB of Work Task/Work Tasks windows</w:t>
      </w:r>
      <w:r>
        <w:br/>
      </w:r>
      <w:r>
        <w:br/>
      </w:r>
      <w:r>
        <w:rPr>
          <w:noProof/>
        </w:rPr>
        <w:drawing>
          <wp:inline distT="0" distB="0" distL="0" distR="0" wp14:anchorId="3050227F" wp14:editId="546E2DEF">
            <wp:extent cx="5731510" cy="35058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505835"/>
                    </a:xfrm>
                    <a:prstGeom prst="rect">
                      <a:avLst/>
                    </a:prstGeom>
                  </pic:spPr>
                </pic:pic>
              </a:graphicData>
            </a:graphic>
          </wp:inline>
        </w:drawing>
      </w:r>
    </w:p>
    <w:p w14:paraId="56088669" w14:textId="75EB4370" w:rsidR="00850817" w:rsidRDefault="00850817">
      <w:r w:rsidRPr="00615E94">
        <w:rPr>
          <w:u w:val="single"/>
        </w:rPr>
        <w:lastRenderedPageBreak/>
        <w:t>Custom Fields</w:t>
      </w:r>
      <w:r w:rsidR="00615E94">
        <w:br/>
      </w:r>
      <w:r w:rsidR="00615E94">
        <w:br/>
        <w:t>Following three custom fields are used by the report layouts</w:t>
      </w:r>
      <w:r>
        <w:br/>
      </w:r>
      <w:r>
        <w:br/>
      </w:r>
      <w:r w:rsidR="00615E94">
        <w:rPr>
          <w:noProof/>
        </w:rPr>
        <w:drawing>
          <wp:inline distT="0" distB="0" distL="0" distR="0" wp14:anchorId="0962FEFE" wp14:editId="439F9E2F">
            <wp:extent cx="5731510" cy="79946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799465"/>
                    </a:xfrm>
                    <a:prstGeom prst="rect">
                      <a:avLst/>
                    </a:prstGeom>
                  </pic:spPr>
                </pic:pic>
              </a:graphicData>
            </a:graphic>
          </wp:inline>
        </w:drawing>
      </w:r>
    </w:p>
    <w:p w14:paraId="079F0633" w14:textId="77777777" w:rsidR="00850817" w:rsidRDefault="00850817"/>
    <w:p w14:paraId="052E4265" w14:textId="2BF626CC" w:rsidR="00866614" w:rsidRPr="0033232A" w:rsidRDefault="00866614">
      <w:r>
        <w:t xml:space="preserve">Note: This CRIM </w:t>
      </w:r>
      <w:r w:rsidR="00615E94">
        <w:t xml:space="preserve">also </w:t>
      </w:r>
      <w:r>
        <w:t>depends on the objects delivered by CRIM C0535.</w:t>
      </w:r>
    </w:p>
    <w:sectPr w:rsidR="00866614" w:rsidRPr="0033232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Duncan Bennett [2]" w:date="2021-04-30T09:51:00Z" w:initials="DB">
    <w:p w14:paraId="54BD26A9" w14:textId="0EE65734" w:rsidR="4978BD61" w:rsidRDefault="4978BD61">
      <w:pPr>
        <w:pStyle w:val="CommentText"/>
      </w:pPr>
      <w:r>
        <w:t>Bar Code label 2D OR 3D</w:t>
      </w:r>
      <w:r>
        <w:rPr>
          <w:rStyle w:val="CommentReference"/>
        </w:rPr>
        <w:annotationRef/>
      </w:r>
    </w:p>
  </w:comment>
  <w:comment w:id="45" w:author="Duncan Bennett [2]" w:date="2021-04-30T10:01:00Z" w:initials="DB">
    <w:p w14:paraId="419304C3" w14:textId="0E8CEAF2" w:rsidR="4978BD61" w:rsidRDefault="4978BD61">
      <w:pPr>
        <w:pStyle w:val="CommentText"/>
      </w:pPr>
      <w:r>
        <w:t>2D Confirmed by Paul</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BD26A9" w15:done="0"/>
  <w15:commentEx w15:paraId="419304C3" w15:paraIdParent="54BD26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3FD9114" w16cex:dateUtc="2021-04-30T08:51:00Z"/>
  <w16cex:commentExtensible w16cex:durableId="37B85F30" w16cex:dateUtc="2021-04-30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BD26A9" w16cid:durableId="43FD9114"/>
  <w16cid:commentId w16cid:paraId="419304C3" w16cid:durableId="37B85F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A54BA" w14:textId="77777777" w:rsidR="008672DA" w:rsidRDefault="008672DA" w:rsidP="001F5B13">
      <w:pPr>
        <w:spacing w:after="0" w:line="240" w:lineRule="auto"/>
      </w:pPr>
      <w:r>
        <w:separator/>
      </w:r>
    </w:p>
  </w:endnote>
  <w:endnote w:type="continuationSeparator" w:id="0">
    <w:p w14:paraId="4CCE79A9" w14:textId="77777777" w:rsidR="008672DA" w:rsidRDefault="008672DA" w:rsidP="001F5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altName w:val="Corbel"/>
    <w:panose1 w:val="020B0503020102020204"/>
    <w:charset w:val="00"/>
    <w:family w:val="swiss"/>
    <w:pitch w:val="variable"/>
    <w:sig w:usb0="00000287" w:usb1="00000000" w:usb2="00000000" w:usb3="00000000" w:csb0="0000009F" w:csb1="00000000"/>
  </w:font>
  <w:font w:name="Franklin Gothic Demi Cond">
    <w:altName w:val="Open Sans"/>
    <w:panose1 w:val="020B07060304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C7A18" w14:textId="77777777" w:rsidR="008672DA" w:rsidRDefault="008672DA" w:rsidP="001F5B13">
      <w:pPr>
        <w:spacing w:after="0" w:line="240" w:lineRule="auto"/>
      </w:pPr>
      <w:r>
        <w:separator/>
      </w:r>
    </w:p>
  </w:footnote>
  <w:footnote w:type="continuationSeparator" w:id="0">
    <w:p w14:paraId="3CB15F01" w14:textId="77777777" w:rsidR="008672DA" w:rsidRDefault="008672DA" w:rsidP="001F5B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10DB"/>
    <w:multiLevelType w:val="hybridMultilevel"/>
    <w:tmpl w:val="B1C0A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CC201B"/>
    <w:multiLevelType w:val="hybridMultilevel"/>
    <w:tmpl w:val="BF36FD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DF97CE5"/>
    <w:multiLevelType w:val="hybridMultilevel"/>
    <w:tmpl w:val="615C97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C64C83"/>
    <w:multiLevelType w:val="hybridMultilevel"/>
    <w:tmpl w:val="F788AE2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mal Mohottige">
    <w15:presenceInfo w15:providerId="None" w15:userId="Namal Mohottige"/>
  </w15:person>
  <w15:person w15:author="Duncan Bennett">
    <w15:presenceInfo w15:providerId="AD" w15:userId="S::Duncan.Bennett@tunstall.com::45ac63ca-abcc-4dae-814d-a2c220ba1b9d"/>
  </w15:person>
  <w15:person w15:author="Duncan Bennett [2]">
    <w15:presenceInfo w15:providerId="AD" w15:userId="S::duncan.bennett_tunstall.com#ext#@covalentworld.com::ffc814e9-aed3-44de-a3ae-37f2e8f7c26f"/>
  </w15:person>
  <w15:person w15:author="Prageeth Gangabada">
    <w15:presenceInfo w15:providerId="AD" w15:userId="S::P.Gangabada@e-analytics.com::3c37515a-a0f0-43ca-8029-af87ca251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F49"/>
    <w:rsid w:val="00012018"/>
    <w:rsid w:val="000B31E1"/>
    <w:rsid w:val="000D4610"/>
    <w:rsid w:val="000F2B41"/>
    <w:rsid w:val="001035A5"/>
    <w:rsid w:val="00111490"/>
    <w:rsid w:val="00133882"/>
    <w:rsid w:val="0013605A"/>
    <w:rsid w:val="00145121"/>
    <w:rsid w:val="001702EC"/>
    <w:rsid w:val="00191F69"/>
    <w:rsid w:val="001A0181"/>
    <w:rsid w:val="001C23EF"/>
    <w:rsid w:val="001E7FFD"/>
    <w:rsid w:val="001F36D2"/>
    <w:rsid w:val="001F5B13"/>
    <w:rsid w:val="002125AC"/>
    <w:rsid w:val="0028612A"/>
    <w:rsid w:val="002929B5"/>
    <w:rsid w:val="002A6D0A"/>
    <w:rsid w:val="002E00A7"/>
    <w:rsid w:val="0033232A"/>
    <w:rsid w:val="003A2B15"/>
    <w:rsid w:val="003C19C4"/>
    <w:rsid w:val="003C3389"/>
    <w:rsid w:val="003E16DD"/>
    <w:rsid w:val="0042366C"/>
    <w:rsid w:val="00433032"/>
    <w:rsid w:val="00455FC9"/>
    <w:rsid w:val="00457E31"/>
    <w:rsid w:val="00460AD0"/>
    <w:rsid w:val="00485C7D"/>
    <w:rsid w:val="004C44AA"/>
    <w:rsid w:val="004E5A38"/>
    <w:rsid w:val="00510261"/>
    <w:rsid w:val="005F3C60"/>
    <w:rsid w:val="0061309B"/>
    <w:rsid w:val="00615E94"/>
    <w:rsid w:val="006372AF"/>
    <w:rsid w:val="00645511"/>
    <w:rsid w:val="00661DB8"/>
    <w:rsid w:val="00664813"/>
    <w:rsid w:val="0066595A"/>
    <w:rsid w:val="006924F2"/>
    <w:rsid w:val="006A3B55"/>
    <w:rsid w:val="006A734D"/>
    <w:rsid w:val="006B76CA"/>
    <w:rsid w:val="00705232"/>
    <w:rsid w:val="00714F49"/>
    <w:rsid w:val="00720095"/>
    <w:rsid w:val="00746332"/>
    <w:rsid w:val="0076024C"/>
    <w:rsid w:val="00761466"/>
    <w:rsid w:val="00765317"/>
    <w:rsid w:val="007B12DA"/>
    <w:rsid w:val="007B75A9"/>
    <w:rsid w:val="0084394D"/>
    <w:rsid w:val="00850817"/>
    <w:rsid w:val="00866614"/>
    <w:rsid w:val="008672DA"/>
    <w:rsid w:val="0088778E"/>
    <w:rsid w:val="008A395E"/>
    <w:rsid w:val="008A4B38"/>
    <w:rsid w:val="008B7560"/>
    <w:rsid w:val="008D63F9"/>
    <w:rsid w:val="00901204"/>
    <w:rsid w:val="00940981"/>
    <w:rsid w:val="00951251"/>
    <w:rsid w:val="009545FB"/>
    <w:rsid w:val="009559D6"/>
    <w:rsid w:val="009F7E8B"/>
    <w:rsid w:val="00A00AE4"/>
    <w:rsid w:val="00A057BF"/>
    <w:rsid w:val="00AA6BA4"/>
    <w:rsid w:val="00AE4852"/>
    <w:rsid w:val="00AF31B8"/>
    <w:rsid w:val="00B47FBC"/>
    <w:rsid w:val="00B74AB0"/>
    <w:rsid w:val="00BB4E3C"/>
    <w:rsid w:val="00BC70EC"/>
    <w:rsid w:val="00BD0305"/>
    <w:rsid w:val="00C0361E"/>
    <w:rsid w:val="00C06435"/>
    <w:rsid w:val="00C141E6"/>
    <w:rsid w:val="00C25B62"/>
    <w:rsid w:val="00C36F05"/>
    <w:rsid w:val="00C93B1B"/>
    <w:rsid w:val="00CB0388"/>
    <w:rsid w:val="00CD2FAD"/>
    <w:rsid w:val="00D02609"/>
    <w:rsid w:val="00D03542"/>
    <w:rsid w:val="00D172A6"/>
    <w:rsid w:val="00D31F10"/>
    <w:rsid w:val="00D41CA7"/>
    <w:rsid w:val="00D64A30"/>
    <w:rsid w:val="00D9086F"/>
    <w:rsid w:val="00DB7999"/>
    <w:rsid w:val="00DD0D1B"/>
    <w:rsid w:val="00DD2AC0"/>
    <w:rsid w:val="00DE2FAD"/>
    <w:rsid w:val="00DE49AF"/>
    <w:rsid w:val="00E3609D"/>
    <w:rsid w:val="00E72FE5"/>
    <w:rsid w:val="00E7316B"/>
    <w:rsid w:val="00ED2B46"/>
    <w:rsid w:val="00EF7006"/>
    <w:rsid w:val="00F06D7A"/>
    <w:rsid w:val="00F440E1"/>
    <w:rsid w:val="00F5658A"/>
    <w:rsid w:val="00F641FA"/>
    <w:rsid w:val="00F81093"/>
    <w:rsid w:val="00F85167"/>
    <w:rsid w:val="00F91022"/>
    <w:rsid w:val="00FA283C"/>
    <w:rsid w:val="00FD2050"/>
    <w:rsid w:val="00FF22A5"/>
    <w:rsid w:val="00FF3C35"/>
    <w:rsid w:val="1345AD3B"/>
    <w:rsid w:val="4978BD61"/>
    <w:rsid w:val="5138B234"/>
    <w:rsid w:val="58F41E18"/>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62E33"/>
  <w15:chartTrackingRefBased/>
  <w15:docId w15:val="{FA71139B-68EF-4CC4-88ED-F4369C49A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7F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2B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6F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5F3C6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1DB8"/>
    <w:pPr>
      <w:spacing w:after="0" w:line="240" w:lineRule="auto"/>
    </w:pPr>
  </w:style>
  <w:style w:type="table" w:styleId="TableGrid">
    <w:name w:val="Table Grid"/>
    <w:basedOn w:val="TableNormal"/>
    <w:uiPriority w:val="59"/>
    <w:rsid w:val="006A3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E7FF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559D6"/>
    <w:pPr>
      <w:spacing w:after="0" w:line="240" w:lineRule="auto"/>
      <w:contextualSpacing/>
    </w:pPr>
    <w:rPr>
      <w:rFonts w:asciiTheme="majorHAnsi" w:eastAsiaTheme="majorEastAsia" w:hAnsiTheme="majorHAnsi" w:cstheme="majorBidi"/>
      <w:spacing w:val="-10"/>
      <w:kern w:val="28"/>
      <w:sz w:val="56"/>
      <w:szCs w:val="56"/>
      <w:lang w:eastAsia="en-GB"/>
    </w:rPr>
  </w:style>
  <w:style w:type="character" w:customStyle="1" w:styleId="TitleChar">
    <w:name w:val="Title Char"/>
    <w:basedOn w:val="DefaultParagraphFont"/>
    <w:link w:val="Title"/>
    <w:uiPriority w:val="10"/>
    <w:rsid w:val="009559D6"/>
    <w:rPr>
      <w:rFonts w:asciiTheme="majorHAnsi" w:eastAsiaTheme="majorEastAsia" w:hAnsiTheme="majorHAnsi" w:cstheme="majorBidi"/>
      <w:spacing w:val="-10"/>
      <w:kern w:val="28"/>
      <w:sz w:val="56"/>
      <w:szCs w:val="56"/>
      <w:lang w:eastAsia="en-GB"/>
    </w:rPr>
  </w:style>
  <w:style w:type="character" w:customStyle="1" w:styleId="WLBody1Char">
    <w:name w:val="WLBody1 Char"/>
    <w:basedOn w:val="DefaultParagraphFont"/>
    <w:link w:val="WLBody1"/>
    <w:locked/>
    <w:rsid w:val="009559D6"/>
    <w:rPr>
      <w:rFonts w:ascii="Arial" w:hAnsi="Arial" w:cs="Arial"/>
      <w:color w:val="595959" w:themeColor="text1" w:themeTint="A6"/>
    </w:rPr>
  </w:style>
  <w:style w:type="paragraph" w:customStyle="1" w:styleId="WLBody1">
    <w:name w:val="WLBody1"/>
    <w:link w:val="WLBody1Char"/>
    <w:qFormat/>
    <w:rsid w:val="009559D6"/>
    <w:pPr>
      <w:spacing w:after="200" w:line="276" w:lineRule="auto"/>
    </w:pPr>
    <w:rPr>
      <w:rFonts w:ascii="Arial" w:hAnsi="Arial" w:cs="Arial"/>
      <w:color w:val="595959" w:themeColor="text1" w:themeTint="A6"/>
    </w:rPr>
  </w:style>
  <w:style w:type="paragraph" w:styleId="ListParagraph">
    <w:name w:val="List Paragraph"/>
    <w:basedOn w:val="Normal"/>
    <w:uiPriority w:val="34"/>
    <w:qFormat/>
    <w:rsid w:val="009559D6"/>
    <w:pPr>
      <w:ind w:left="720"/>
      <w:contextualSpacing/>
    </w:pPr>
  </w:style>
  <w:style w:type="character" w:styleId="CommentReference">
    <w:name w:val="annotation reference"/>
    <w:basedOn w:val="DefaultParagraphFont"/>
    <w:uiPriority w:val="99"/>
    <w:semiHidden/>
    <w:unhideWhenUsed/>
    <w:rsid w:val="00C06435"/>
    <w:rPr>
      <w:sz w:val="16"/>
      <w:szCs w:val="16"/>
    </w:rPr>
  </w:style>
  <w:style w:type="paragraph" w:styleId="CommentText">
    <w:name w:val="annotation text"/>
    <w:basedOn w:val="Normal"/>
    <w:link w:val="CommentTextChar"/>
    <w:uiPriority w:val="99"/>
    <w:semiHidden/>
    <w:unhideWhenUsed/>
    <w:rsid w:val="00C06435"/>
    <w:pPr>
      <w:spacing w:line="240" w:lineRule="auto"/>
    </w:pPr>
    <w:rPr>
      <w:sz w:val="20"/>
      <w:szCs w:val="20"/>
    </w:rPr>
  </w:style>
  <w:style w:type="character" w:customStyle="1" w:styleId="CommentTextChar">
    <w:name w:val="Comment Text Char"/>
    <w:basedOn w:val="DefaultParagraphFont"/>
    <w:link w:val="CommentText"/>
    <w:uiPriority w:val="99"/>
    <w:semiHidden/>
    <w:rsid w:val="00C06435"/>
    <w:rPr>
      <w:sz w:val="20"/>
      <w:szCs w:val="20"/>
    </w:rPr>
  </w:style>
  <w:style w:type="paragraph" w:styleId="CommentSubject">
    <w:name w:val="annotation subject"/>
    <w:basedOn w:val="CommentText"/>
    <w:next w:val="CommentText"/>
    <w:link w:val="CommentSubjectChar"/>
    <w:uiPriority w:val="99"/>
    <w:semiHidden/>
    <w:unhideWhenUsed/>
    <w:rsid w:val="00C06435"/>
    <w:rPr>
      <w:b/>
      <w:bCs/>
    </w:rPr>
  </w:style>
  <w:style w:type="character" w:customStyle="1" w:styleId="CommentSubjectChar">
    <w:name w:val="Comment Subject Char"/>
    <w:basedOn w:val="CommentTextChar"/>
    <w:link w:val="CommentSubject"/>
    <w:uiPriority w:val="99"/>
    <w:semiHidden/>
    <w:rsid w:val="00C06435"/>
    <w:rPr>
      <w:b/>
      <w:bCs/>
      <w:sz w:val="20"/>
      <w:szCs w:val="20"/>
    </w:rPr>
  </w:style>
  <w:style w:type="paragraph" w:styleId="Header">
    <w:name w:val="header"/>
    <w:basedOn w:val="Normal"/>
    <w:link w:val="HeaderChar"/>
    <w:uiPriority w:val="99"/>
    <w:unhideWhenUsed/>
    <w:rsid w:val="001F5B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B13"/>
  </w:style>
  <w:style w:type="paragraph" w:styleId="Footer">
    <w:name w:val="footer"/>
    <w:basedOn w:val="Normal"/>
    <w:link w:val="FooterChar"/>
    <w:uiPriority w:val="99"/>
    <w:unhideWhenUsed/>
    <w:rsid w:val="001F5B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B13"/>
  </w:style>
  <w:style w:type="paragraph" w:styleId="BalloonText">
    <w:name w:val="Balloon Text"/>
    <w:basedOn w:val="Normal"/>
    <w:link w:val="BalloonTextChar"/>
    <w:uiPriority w:val="99"/>
    <w:semiHidden/>
    <w:unhideWhenUsed/>
    <w:rsid w:val="000B31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1E1"/>
    <w:rPr>
      <w:rFonts w:ascii="Segoe UI" w:hAnsi="Segoe UI" w:cs="Segoe UI"/>
      <w:sz w:val="18"/>
      <w:szCs w:val="18"/>
    </w:rPr>
  </w:style>
  <w:style w:type="character" w:customStyle="1" w:styleId="Heading2Char">
    <w:name w:val="Heading 2 Char"/>
    <w:basedOn w:val="DefaultParagraphFont"/>
    <w:link w:val="Heading2"/>
    <w:uiPriority w:val="9"/>
    <w:rsid w:val="003A2B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6F05"/>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5F3C60"/>
    <w:rPr>
      <w:rFonts w:asciiTheme="majorHAnsi" w:eastAsiaTheme="majorEastAsia" w:hAnsiTheme="majorHAnsi" w:cstheme="majorBidi"/>
      <w:color w:val="2F5496" w:themeColor="accent1" w:themeShade="BF"/>
    </w:rPr>
  </w:style>
  <w:style w:type="paragraph" w:styleId="BodyText">
    <w:name w:val="Body Text"/>
    <w:basedOn w:val="Normal"/>
    <w:next w:val="BodyTextFirstIndent"/>
    <w:link w:val="BodyTextChar"/>
    <w:uiPriority w:val="1"/>
    <w:qFormat/>
    <w:rsid w:val="005F3C60"/>
    <w:pPr>
      <w:spacing w:after="120" w:line="280" w:lineRule="atLeast"/>
      <w:jc w:val="both"/>
    </w:pPr>
    <w:rPr>
      <w:rFonts w:ascii="Franklin Gothic Book" w:eastAsia="Times New Roman" w:hAnsi="Franklin Gothic Book" w:cs="Times New Roman"/>
      <w:sz w:val="20"/>
      <w:szCs w:val="24"/>
      <w:lang w:val="en-US"/>
    </w:rPr>
  </w:style>
  <w:style w:type="character" w:customStyle="1" w:styleId="BodyTextChar">
    <w:name w:val="Body Text Char"/>
    <w:basedOn w:val="DefaultParagraphFont"/>
    <w:link w:val="BodyText"/>
    <w:uiPriority w:val="1"/>
    <w:rsid w:val="005F3C60"/>
    <w:rPr>
      <w:rFonts w:ascii="Franklin Gothic Book" w:eastAsia="Times New Roman" w:hAnsi="Franklin Gothic Book" w:cs="Times New Roman"/>
      <w:sz w:val="20"/>
      <w:szCs w:val="24"/>
      <w:lang w:val="en-US"/>
    </w:rPr>
  </w:style>
  <w:style w:type="paragraph" w:styleId="BodyTextFirstIndent">
    <w:name w:val="Body Text First Indent"/>
    <w:basedOn w:val="BodyText"/>
    <w:link w:val="BodyTextFirstIndentChar"/>
    <w:uiPriority w:val="99"/>
    <w:semiHidden/>
    <w:unhideWhenUsed/>
    <w:rsid w:val="005F3C60"/>
    <w:pPr>
      <w:spacing w:after="160" w:line="259" w:lineRule="auto"/>
      <w:ind w:firstLine="360"/>
      <w:jc w:val="left"/>
    </w:pPr>
    <w:rPr>
      <w:rFonts w:asciiTheme="minorHAnsi" w:eastAsiaTheme="minorHAnsi" w:hAnsiTheme="minorHAnsi" w:cstheme="minorBidi"/>
      <w:sz w:val="22"/>
      <w:szCs w:val="22"/>
      <w:lang w:val="en-GB"/>
    </w:rPr>
  </w:style>
  <w:style w:type="character" w:customStyle="1" w:styleId="BodyTextFirstIndentChar">
    <w:name w:val="Body Text First Indent Char"/>
    <w:basedOn w:val="BodyTextChar"/>
    <w:link w:val="BodyTextFirstIndent"/>
    <w:uiPriority w:val="99"/>
    <w:semiHidden/>
    <w:rsid w:val="005F3C60"/>
    <w:rPr>
      <w:rFonts w:ascii="Franklin Gothic Book" w:eastAsia="Times New Roman" w:hAnsi="Franklin Gothic Book" w:cs="Times New Roman"/>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51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numbering" Target="numbering.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E30B9F34B5D244984DF683D99B2420" ma:contentTypeVersion="11" ma:contentTypeDescription="Create a new document." ma:contentTypeScope="" ma:versionID="de8982872eb78469dc98909d3ee8fe77">
  <xsd:schema xmlns:xsd="http://www.w3.org/2001/XMLSchema" xmlns:xs="http://www.w3.org/2001/XMLSchema" xmlns:p="http://schemas.microsoft.com/office/2006/metadata/properties" xmlns:ns2="e4963641-9a77-4d61-b734-daa931793637" xmlns:ns3="b28ff2af-a78c-48ef-9349-617419f79b42" targetNamespace="http://schemas.microsoft.com/office/2006/metadata/properties" ma:root="true" ma:fieldsID="daa055c8e5d3fd01f87e698bfc8cad46" ns2:_="" ns3:_="">
    <xsd:import namespace="e4963641-9a77-4d61-b734-daa931793637"/>
    <xsd:import namespace="b28ff2af-a78c-48ef-9349-617419f79b4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963641-9a77-4d61-b734-daa9317936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8ff2af-a78c-48ef-9349-617419f79b4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F4192-0780-4312-98F8-2BF6AE34B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963641-9a77-4d61-b734-daa931793637"/>
    <ds:schemaRef ds:uri="b28ff2af-a78c-48ef-9349-617419f79b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4115E5-D4FF-4B4D-B785-DAF05983F5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D1B110-4EF2-4C2F-8428-23E9FF2C1DCA}">
  <ds:schemaRefs>
    <ds:schemaRef ds:uri="http://schemas.microsoft.com/sharepoint/v3/contenttype/forms"/>
  </ds:schemaRefs>
</ds:datastoreItem>
</file>

<file path=customXml/itemProps4.xml><?xml version="1.0" encoding="utf-8"?>
<ds:datastoreItem xmlns:ds="http://schemas.openxmlformats.org/officeDocument/2006/customXml" ds:itemID="{A25FF87C-6BDA-4DFD-A0AC-67532859B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24</Pages>
  <Words>1478</Words>
  <Characters>8431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Bradbury</dc:creator>
  <cp:keywords/>
  <dc:description/>
  <cp:lastModifiedBy>Prageeth Gangabada</cp:lastModifiedBy>
  <cp:revision>9</cp:revision>
  <dcterms:created xsi:type="dcterms:W3CDTF">2021-07-16T09:41:00Z</dcterms:created>
  <dcterms:modified xsi:type="dcterms:W3CDTF">2021-08-16T09:56:00Z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0x01010032E30B9F34B5D244984DF683D99B2420</vt:lpwstr>
  </property>
</Properties>
</file>