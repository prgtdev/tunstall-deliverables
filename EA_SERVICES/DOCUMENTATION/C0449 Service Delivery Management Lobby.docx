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327A2" w14:textId="77777777" w:rsidR="00A67C5B" w:rsidRPr="00624E7A" w:rsidRDefault="00A67C5B" w:rsidP="00A67C5B">
      <w:pPr>
        <w:pStyle w:val="WLBody1"/>
        <w:rPr>
          <w:rFonts w:eastAsia="Times New Roman"/>
          <w:b/>
          <w:sz w:val="32"/>
          <w:szCs w:val="24"/>
        </w:rPr>
      </w:pPr>
      <w:r w:rsidRPr="00624E7A">
        <w:rPr>
          <w:rFonts w:eastAsia="Times New Roman"/>
          <w:b/>
          <w:sz w:val="32"/>
          <w:szCs w:val="24"/>
        </w:rPr>
        <w:t>Info</w:t>
      </w:r>
      <w:r>
        <w:rPr>
          <w:rFonts w:eastAsia="Times New Roman"/>
          <w:b/>
          <w:sz w:val="32"/>
          <w:szCs w:val="24"/>
        </w:rPr>
        <w:t>rmation</w:t>
      </w:r>
      <w:r w:rsidRPr="00624E7A">
        <w:rPr>
          <w:rFonts w:eastAsia="Times New Roman"/>
          <w:b/>
          <w:sz w:val="32"/>
          <w:szCs w:val="24"/>
        </w:rPr>
        <w:t xml:space="preserve"> </w:t>
      </w:r>
    </w:p>
    <w:tbl>
      <w:tblPr>
        <w:tblStyle w:val="TableGrid"/>
        <w:tblW w:w="0" w:type="auto"/>
        <w:tblLook w:val="04A0" w:firstRow="1" w:lastRow="0" w:firstColumn="1" w:lastColumn="0" w:noHBand="0" w:noVBand="1"/>
      </w:tblPr>
      <w:tblGrid>
        <w:gridCol w:w="950"/>
        <w:gridCol w:w="4546"/>
        <w:gridCol w:w="3520"/>
      </w:tblGrid>
      <w:tr w:rsidR="00A67C5B" w:rsidRPr="00592362" w14:paraId="14D98D6A" w14:textId="77777777" w:rsidTr="00786CD4">
        <w:tc>
          <w:tcPr>
            <w:tcW w:w="959" w:type="dxa"/>
            <w:shd w:val="clear" w:color="auto" w:fill="FFFFFF" w:themeFill="background1"/>
          </w:tcPr>
          <w:p w14:paraId="0E543FA1" w14:textId="4EFA2011" w:rsidR="00A67C5B" w:rsidRPr="00592362" w:rsidRDefault="008407D6" w:rsidP="00786CD4">
            <w:pPr>
              <w:pStyle w:val="WLBody1"/>
              <w:spacing w:before="60" w:after="60"/>
              <w:rPr>
                <w:b/>
                <w:sz w:val="16"/>
                <w:szCs w:val="16"/>
              </w:rPr>
            </w:pPr>
            <w:r>
              <w:rPr>
                <w:b/>
                <w:sz w:val="16"/>
                <w:szCs w:val="16"/>
              </w:rPr>
              <w:t>CRIM</w:t>
            </w:r>
            <w:r w:rsidR="00A67C5B" w:rsidRPr="00592362">
              <w:rPr>
                <w:b/>
                <w:sz w:val="16"/>
                <w:szCs w:val="16"/>
              </w:rPr>
              <w:t xml:space="preserve"> ID</w:t>
            </w:r>
          </w:p>
        </w:tc>
        <w:tc>
          <w:tcPr>
            <w:tcW w:w="4678" w:type="dxa"/>
            <w:shd w:val="clear" w:color="auto" w:fill="FFFFFF" w:themeFill="background1"/>
          </w:tcPr>
          <w:p w14:paraId="5119CBCB" w14:textId="77777777" w:rsidR="00A67C5B" w:rsidRPr="00592362" w:rsidRDefault="00A67C5B" w:rsidP="00786CD4">
            <w:pPr>
              <w:pStyle w:val="WLBody1"/>
              <w:spacing w:before="60" w:after="60"/>
              <w:rPr>
                <w:b/>
                <w:sz w:val="16"/>
                <w:szCs w:val="16"/>
              </w:rPr>
            </w:pPr>
            <w:r w:rsidRPr="00592362">
              <w:rPr>
                <w:b/>
                <w:sz w:val="16"/>
                <w:szCs w:val="16"/>
              </w:rPr>
              <w:t>Title</w:t>
            </w:r>
          </w:p>
        </w:tc>
        <w:tc>
          <w:tcPr>
            <w:tcW w:w="3605" w:type="dxa"/>
            <w:shd w:val="clear" w:color="auto" w:fill="FFFFFF" w:themeFill="background1"/>
          </w:tcPr>
          <w:p w14:paraId="65AC0F73" w14:textId="77777777" w:rsidR="00A67C5B" w:rsidRPr="00592362" w:rsidRDefault="00A67C5B" w:rsidP="00786CD4">
            <w:pPr>
              <w:pStyle w:val="WLBody1"/>
              <w:spacing w:before="60" w:after="60"/>
              <w:rPr>
                <w:b/>
                <w:sz w:val="16"/>
                <w:szCs w:val="16"/>
              </w:rPr>
            </w:pPr>
            <w:r w:rsidRPr="00592362">
              <w:rPr>
                <w:b/>
                <w:sz w:val="16"/>
                <w:szCs w:val="16"/>
              </w:rPr>
              <w:t>Workstream</w:t>
            </w:r>
          </w:p>
        </w:tc>
      </w:tr>
      <w:tr w:rsidR="00A67C5B" w:rsidRPr="00592362" w14:paraId="06DD212E" w14:textId="77777777" w:rsidTr="00786CD4">
        <w:tc>
          <w:tcPr>
            <w:tcW w:w="959" w:type="dxa"/>
          </w:tcPr>
          <w:p w14:paraId="7912DECA" w14:textId="407239D2" w:rsidR="00A67C5B" w:rsidRPr="00592362" w:rsidRDefault="00B113C0" w:rsidP="00786CD4">
            <w:pPr>
              <w:pStyle w:val="WLBody1"/>
              <w:spacing w:before="60" w:after="60"/>
              <w:rPr>
                <w:sz w:val="16"/>
                <w:szCs w:val="16"/>
              </w:rPr>
            </w:pPr>
            <w:r>
              <w:rPr>
                <w:sz w:val="16"/>
                <w:szCs w:val="16"/>
              </w:rPr>
              <w:t>C04</w:t>
            </w:r>
            <w:r w:rsidR="003E3DC2">
              <w:rPr>
                <w:sz w:val="16"/>
                <w:szCs w:val="16"/>
              </w:rPr>
              <w:t>49</w:t>
            </w:r>
          </w:p>
        </w:tc>
        <w:tc>
          <w:tcPr>
            <w:tcW w:w="4678" w:type="dxa"/>
          </w:tcPr>
          <w:p w14:paraId="63F9EFEE" w14:textId="512B0F05" w:rsidR="00A67C5B" w:rsidRPr="006C4AE8" w:rsidRDefault="003E3DC2" w:rsidP="00786CD4">
            <w:pPr>
              <w:pStyle w:val="Title"/>
              <w:rPr>
                <w:rFonts w:ascii="Arial" w:eastAsiaTheme="minorEastAsia" w:hAnsi="Arial" w:cs="Arial"/>
                <w:color w:val="595959" w:themeColor="text1" w:themeTint="A6"/>
                <w:spacing w:val="0"/>
                <w:kern w:val="0"/>
                <w:sz w:val="16"/>
                <w:szCs w:val="16"/>
                <w:lang w:eastAsia="en-US"/>
              </w:rPr>
            </w:pPr>
            <w:r w:rsidRPr="003E3DC2">
              <w:rPr>
                <w:rFonts w:ascii="Arial" w:eastAsiaTheme="minorEastAsia" w:hAnsi="Arial" w:cs="Arial"/>
                <w:color w:val="595959" w:themeColor="text1" w:themeTint="A6"/>
                <w:spacing w:val="0"/>
                <w:kern w:val="0"/>
                <w:sz w:val="16"/>
                <w:szCs w:val="16"/>
                <w:lang w:eastAsia="en-US"/>
              </w:rPr>
              <w:t>Service Delivery Manager Lobby</w:t>
            </w:r>
            <w:r>
              <w:rPr>
                <w:rFonts w:ascii="Arial" w:eastAsiaTheme="minorEastAsia" w:hAnsi="Arial" w:cs="Arial"/>
                <w:color w:val="595959" w:themeColor="text1" w:themeTint="A6"/>
                <w:spacing w:val="0"/>
                <w:kern w:val="0"/>
                <w:sz w:val="16"/>
                <w:szCs w:val="16"/>
                <w:lang w:eastAsia="en-US"/>
              </w:rPr>
              <w:t xml:space="preserve"> </w:t>
            </w:r>
            <w:r w:rsidR="00A67C5B" w:rsidRPr="278CC2F8">
              <w:rPr>
                <w:rFonts w:ascii="Arial" w:eastAsiaTheme="minorEastAsia" w:hAnsi="Arial" w:cs="Arial"/>
                <w:color w:val="595959" w:themeColor="text1" w:themeTint="A6"/>
                <w:spacing w:val="0"/>
                <w:kern w:val="0"/>
                <w:sz w:val="16"/>
                <w:szCs w:val="16"/>
                <w:lang w:eastAsia="en-US"/>
              </w:rPr>
              <w:t>– v0.1</w:t>
            </w:r>
          </w:p>
        </w:tc>
        <w:tc>
          <w:tcPr>
            <w:tcW w:w="3605" w:type="dxa"/>
          </w:tcPr>
          <w:p w14:paraId="067663BE" w14:textId="77777777" w:rsidR="00A67C5B" w:rsidRPr="00592362" w:rsidRDefault="00A67C5B" w:rsidP="00786CD4">
            <w:pPr>
              <w:pStyle w:val="WLBody1"/>
              <w:spacing w:before="60" w:after="60"/>
              <w:rPr>
                <w:sz w:val="16"/>
                <w:szCs w:val="16"/>
              </w:rPr>
            </w:pPr>
            <w:r>
              <w:rPr>
                <w:sz w:val="16"/>
                <w:szCs w:val="16"/>
              </w:rPr>
              <w:t>Service Management</w:t>
            </w:r>
          </w:p>
        </w:tc>
      </w:tr>
    </w:tbl>
    <w:p w14:paraId="6C4E9B2E" w14:textId="77777777" w:rsidR="00A67C5B" w:rsidRPr="00592362" w:rsidRDefault="00A67C5B" w:rsidP="00A67C5B">
      <w:pPr>
        <w:pStyle w:val="WLBody1"/>
        <w:rPr>
          <w:b/>
          <w:sz w:val="28"/>
        </w:rPr>
      </w:pPr>
    </w:p>
    <w:p w14:paraId="1EA419C4" w14:textId="77777777" w:rsidR="00A67C5B" w:rsidRPr="00592362" w:rsidRDefault="00A67C5B" w:rsidP="00A67C5B">
      <w:pPr>
        <w:pStyle w:val="WLBody1"/>
        <w:rPr>
          <w:rFonts w:eastAsia="Times New Roman"/>
          <w:b/>
          <w:sz w:val="32"/>
          <w:szCs w:val="24"/>
        </w:rPr>
      </w:pPr>
      <w:r w:rsidRPr="00592362">
        <w:rPr>
          <w:rFonts w:eastAsia="Times New Roman"/>
          <w:b/>
          <w:sz w:val="32"/>
          <w:szCs w:val="24"/>
        </w:rPr>
        <w:t xml:space="preserve">Revision History </w:t>
      </w:r>
    </w:p>
    <w:tbl>
      <w:tblPr>
        <w:tblStyle w:val="TableGrid"/>
        <w:tblW w:w="0" w:type="auto"/>
        <w:tblLook w:val="04A0" w:firstRow="1" w:lastRow="0" w:firstColumn="1" w:lastColumn="0" w:noHBand="0" w:noVBand="1"/>
      </w:tblPr>
      <w:tblGrid>
        <w:gridCol w:w="1204"/>
        <w:gridCol w:w="1910"/>
        <w:gridCol w:w="2268"/>
        <w:gridCol w:w="3634"/>
      </w:tblGrid>
      <w:tr w:rsidR="00A67C5B" w:rsidRPr="00592362" w14:paraId="5E645507" w14:textId="77777777" w:rsidTr="00786CD4">
        <w:tc>
          <w:tcPr>
            <w:tcW w:w="1204" w:type="dxa"/>
            <w:shd w:val="clear" w:color="auto" w:fill="FFFFFF" w:themeFill="background1"/>
          </w:tcPr>
          <w:p w14:paraId="187D36F8" w14:textId="77777777" w:rsidR="00A67C5B" w:rsidRPr="00592362" w:rsidRDefault="00A67C5B" w:rsidP="00786CD4">
            <w:pPr>
              <w:pStyle w:val="WLBody1"/>
              <w:spacing w:before="60" w:after="60"/>
              <w:rPr>
                <w:b/>
                <w:sz w:val="16"/>
                <w:szCs w:val="16"/>
              </w:rPr>
            </w:pPr>
            <w:r w:rsidRPr="00592362">
              <w:rPr>
                <w:b/>
                <w:sz w:val="16"/>
                <w:szCs w:val="16"/>
              </w:rPr>
              <w:t>Revision</w:t>
            </w:r>
          </w:p>
        </w:tc>
        <w:tc>
          <w:tcPr>
            <w:tcW w:w="1910" w:type="dxa"/>
            <w:shd w:val="clear" w:color="auto" w:fill="FFFFFF" w:themeFill="background1"/>
          </w:tcPr>
          <w:p w14:paraId="16B27581" w14:textId="77777777" w:rsidR="00A67C5B" w:rsidRPr="00592362" w:rsidRDefault="00A67C5B" w:rsidP="00786CD4">
            <w:pPr>
              <w:pStyle w:val="WLBody1"/>
              <w:spacing w:before="60" w:after="60"/>
              <w:rPr>
                <w:b/>
                <w:sz w:val="16"/>
                <w:szCs w:val="16"/>
              </w:rPr>
            </w:pPr>
            <w:r w:rsidRPr="00592362">
              <w:rPr>
                <w:b/>
                <w:sz w:val="16"/>
                <w:szCs w:val="16"/>
              </w:rPr>
              <w:t>Date</w:t>
            </w:r>
          </w:p>
        </w:tc>
        <w:tc>
          <w:tcPr>
            <w:tcW w:w="2268" w:type="dxa"/>
            <w:shd w:val="clear" w:color="auto" w:fill="FFFFFF" w:themeFill="background1"/>
          </w:tcPr>
          <w:p w14:paraId="57528C2F" w14:textId="77777777" w:rsidR="00A67C5B" w:rsidRPr="00592362" w:rsidRDefault="00A67C5B" w:rsidP="00786CD4">
            <w:pPr>
              <w:pStyle w:val="WLBody1"/>
              <w:spacing w:before="60" w:after="60"/>
              <w:rPr>
                <w:b/>
                <w:sz w:val="16"/>
                <w:szCs w:val="16"/>
              </w:rPr>
            </w:pPr>
            <w:r w:rsidRPr="00592362">
              <w:rPr>
                <w:b/>
                <w:sz w:val="16"/>
                <w:szCs w:val="16"/>
              </w:rPr>
              <w:t>By</w:t>
            </w:r>
          </w:p>
        </w:tc>
        <w:tc>
          <w:tcPr>
            <w:tcW w:w="3634" w:type="dxa"/>
            <w:shd w:val="clear" w:color="auto" w:fill="FFFFFF" w:themeFill="background1"/>
          </w:tcPr>
          <w:p w14:paraId="14D8DB5E" w14:textId="77777777" w:rsidR="00A67C5B" w:rsidRPr="00592362" w:rsidRDefault="00A67C5B" w:rsidP="00786CD4">
            <w:pPr>
              <w:pStyle w:val="WLBody1"/>
              <w:spacing w:before="60" w:after="60"/>
              <w:rPr>
                <w:b/>
                <w:sz w:val="16"/>
                <w:szCs w:val="16"/>
              </w:rPr>
            </w:pPr>
            <w:r w:rsidRPr="00592362">
              <w:rPr>
                <w:b/>
                <w:sz w:val="16"/>
                <w:szCs w:val="16"/>
              </w:rPr>
              <w:t>Remarks</w:t>
            </w:r>
          </w:p>
        </w:tc>
      </w:tr>
      <w:tr w:rsidR="00A67C5B" w:rsidRPr="00592362" w14:paraId="3AEAF59F" w14:textId="77777777" w:rsidTr="00786CD4">
        <w:tc>
          <w:tcPr>
            <w:tcW w:w="1204" w:type="dxa"/>
          </w:tcPr>
          <w:p w14:paraId="4A1ECA01" w14:textId="77777777" w:rsidR="00A67C5B" w:rsidRPr="00592362" w:rsidRDefault="00A67C5B" w:rsidP="00786CD4">
            <w:pPr>
              <w:pStyle w:val="WLBody1"/>
              <w:spacing w:before="60" w:after="60"/>
              <w:jc w:val="center"/>
              <w:rPr>
                <w:sz w:val="16"/>
                <w:szCs w:val="16"/>
              </w:rPr>
            </w:pPr>
            <w:r>
              <w:rPr>
                <w:sz w:val="16"/>
                <w:szCs w:val="16"/>
              </w:rPr>
              <w:t>0.1</w:t>
            </w:r>
          </w:p>
        </w:tc>
        <w:tc>
          <w:tcPr>
            <w:tcW w:w="1910" w:type="dxa"/>
          </w:tcPr>
          <w:p w14:paraId="1A3867C0" w14:textId="71BE5AE6" w:rsidR="00A67C5B" w:rsidRPr="00592362" w:rsidRDefault="00985904" w:rsidP="00786CD4">
            <w:pPr>
              <w:pStyle w:val="WLBody1"/>
              <w:spacing w:before="60" w:after="60"/>
              <w:rPr>
                <w:sz w:val="16"/>
                <w:szCs w:val="16"/>
              </w:rPr>
            </w:pPr>
            <w:r>
              <w:rPr>
                <w:sz w:val="16"/>
                <w:szCs w:val="16"/>
              </w:rPr>
              <w:t>11</w:t>
            </w:r>
            <w:r w:rsidR="0010249A">
              <w:rPr>
                <w:sz w:val="16"/>
                <w:szCs w:val="16"/>
              </w:rPr>
              <w:t>/01/2021</w:t>
            </w:r>
          </w:p>
        </w:tc>
        <w:tc>
          <w:tcPr>
            <w:tcW w:w="2268" w:type="dxa"/>
          </w:tcPr>
          <w:p w14:paraId="00F0ECFF" w14:textId="77777777" w:rsidR="00A67C5B" w:rsidRPr="00592362" w:rsidRDefault="00A67C5B" w:rsidP="00786CD4">
            <w:pPr>
              <w:pStyle w:val="WLBody1"/>
              <w:spacing w:before="60" w:after="60"/>
              <w:rPr>
                <w:sz w:val="16"/>
                <w:szCs w:val="16"/>
              </w:rPr>
            </w:pPr>
            <w:r w:rsidRPr="00074026">
              <w:rPr>
                <w:sz w:val="16"/>
                <w:szCs w:val="16"/>
              </w:rPr>
              <w:t>Erika Sukevic</w:t>
            </w:r>
          </w:p>
        </w:tc>
        <w:tc>
          <w:tcPr>
            <w:tcW w:w="3634" w:type="dxa"/>
          </w:tcPr>
          <w:p w14:paraId="35C0A79D" w14:textId="77777777" w:rsidR="00A67C5B" w:rsidRPr="00592362" w:rsidRDefault="00A67C5B" w:rsidP="00786CD4">
            <w:pPr>
              <w:pStyle w:val="WLBody1"/>
              <w:spacing w:before="60" w:after="60"/>
              <w:rPr>
                <w:sz w:val="16"/>
                <w:szCs w:val="16"/>
              </w:rPr>
            </w:pPr>
            <w:r>
              <w:rPr>
                <w:sz w:val="16"/>
                <w:szCs w:val="16"/>
              </w:rPr>
              <w:t>Base spec</w:t>
            </w:r>
          </w:p>
        </w:tc>
      </w:tr>
      <w:tr w:rsidR="00A67C5B" w:rsidRPr="00592362" w14:paraId="6F6B8BB2" w14:textId="77777777" w:rsidTr="006C4A92">
        <w:tc>
          <w:tcPr>
            <w:tcW w:w="1204" w:type="dxa"/>
          </w:tcPr>
          <w:p w14:paraId="62DDB3EB" w14:textId="77777777" w:rsidR="00A67C5B" w:rsidRPr="00592362" w:rsidRDefault="00A67C5B" w:rsidP="00786CD4">
            <w:pPr>
              <w:pStyle w:val="WLBody1"/>
              <w:spacing w:before="60" w:after="60"/>
              <w:jc w:val="center"/>
              <w:rPr>
                <w:sz w:val="16"/>
                <w:szCs w:val="16"/>
              </w:rPr>
            </w:pPr>
            <w:r>
              <w:rPr>
                <w:sz w:val="16"/>
                <w:szCs w:val="16"/>
              </w:rPr>
              <w:t>1.0</w:t>
            </w:r>
          </w:p>
        </w:tc>
        <w:tc>
          <w:tcPr>
            <w:tcW w:w="1910" w:type="dxa"/>
          </w:tcPr>
          <w:p w14:paraId="6E4C326F" w14:textId="5D6CD874" w:rsidR="00A67C5B" w:rsidRPr="00592362" w:rsidRDefault="00803F47" w:rsidP="00786CD4">
            <w:pPr>
              <w:pStyle w:val="WLBody1"/>
              <w:spacing w:before="60" w:after="60"/>
              <w:rPr>
                <w:sz w:val="16"/>
                <w:szCs w:val="16"/>
              </w:rPr>
            </w:pPr>
            <w:r>
              <w:rPr>
                <w:sz w:val="16"/>
                <w:szCs w:val="16"/>
              </w:rPr>
              <w:t>24/05/2021</w:t>
            </w:r>
          </w:p>
        </w:tc>
        <w:tc>
          <w:tcPr>
            <w:tcW w:w="2268" w:type="dxa"/>
          </w:tcPr>
          <w:p w14:paraId="7C37B406" w14:textId="3836C263" w:rsidR="00A67C5B" w:rsidRPr="00592362" w:rsidRDefault="00803F47" w:rsidP="00786CD4">
            <w:pPr>
              <w:pStyle w:val="WLBody1"/>
              <w:spacing w:before="60" w:after="60"/>
              <w:rPr>
                <w:sz w:val="16"/>
                <w:szCs w:val="16"/>
              </w:rPr>
            </w:pPr>
            <w:r w:rsidRPr="00803F47">
              <w:rPr>
                <w:sz w:val="16"/>
                <w:szCs w:val="16"/>
              </w:rPr>
              <w:t>Erika Sukevic</w:t>
            </w:r>
          </w:p>
        </w:tc>
        <w:tc>
          <w:tcPr>
            <w:tcW w:w="3634" w:type="dxa"/>
            <w:shd w:val="clear" w:color="auto" w:fill="auto"/>
          </w:tcPr>
          <w:p w14:paraId="00023302" w14:textId="4ADF3ECB" w:rsidR="00A67C5B" w:rsidRPr="00592362" w:rsidRDefault="006C4A92" w:rsidP="00786CD4">
            <w:pPr>
              <w:pStyle w:val="WLBody1"/>
              <w:spacing w:before="60" w:after="60"/>
              <w:rPr>
                <w:sz w:val="16"/>
                <w:szCs w:val="16"/>
              </w:rPr>
            </w:pPr>
            <w:r>
              <w:rPr>
                <w:sz w:val="16"/>
                <w:szCs w:val="16"/>
              </w:rPr>
              <w:t>Monitored/not monitored logic</w:t>
            </w:r>
          </w:p>
        </w:tc>
      </w:tr>
      <w:tr w:rsidR="00A67C5B" w:rsidRPr="00592362" w14:paraId="71FA03FC" w14:textId="77777777" w:rsidTr="00786CD4">
        <w:tc>
          <w:tcPr>
            <w:tcW w:w="1204" w:type="dxa"/>
          </w:tcPr>
          <w:p w14:paraId="0BDB1FCF" w14:textId="184A366D" w:rsidR="00A67C5B" w:rsidRPr="00592362" w:rsidRDefault="006C4A92" w:rsidP="00786CD4">
            <w:pPr>
              <w:pStyle w:val="WLBody1"/>
              <w:spacing w:before="60" w:after="60"/>
              <w:jc w:val="center"/>
              <w:rPr>
                <w:sz w:val="16"/>
                <w:szCs w:val="16"/>
              </w:rPr>
            </w:pPr>
            <w:r>
              <w:rPr>
                <w:sz w:val="16"/>
                <w:szCs w:val="16"/>
              </w:rPr>
              <w:t>1.1</w:t>
            </w:r>
          </w:p>
        </w:tc>
        <w:tc>
          <w:tcPr>
            <w:tcW w:w="1910" w:type="dxa"/>
          </w:tcPr>
          <w:p w14:paraId="705FF813" w14:textId="6117C7A3" w:rsidR="00A67C5B" w:rsidRPr="00592362" w:rsidRDefault="006C4A92" w:rsidP="00786CD4">
            <w:pPr>
              <w:pStyle w:val="WLBody1"/>
              <w:spacing w:before="60" w:after="60"/>
              <w:rPr>
                <w:sz w:val="16"/>
                <w:szCs w:val="16"/>
              </w:rPr>
            </w:pPr>
            <w:r>
              <w:rPr>
                <w:sz w:val="16"/>
                <w:szCs w:val="16"/>
              </w:rPr>
              <w:t>16/07/2021</w:t>
            </w:r>
          </w:p>
        </w:tc>
        <w:tc>
          <w:tcPr>
            <w:tcW w:w="2268" w:type="dxa"/>
          </w:tcPr>
          <w:p w14:paraId="2CBCF3BB" w14:textId="625E45F4" w:rsidR="00A67C5B" w:rsidRPr="00592362" w:rsidRDefault="006C4A92" w:rsidP="00786CD4">
            <w:pPr>
              <w:pStyle w:val="WLBody1"/>
              <w:spacing w:before="60" w:after="60"/>
              <w:rPr>
                <w:sz w:val="16"/>
                <w:szCs w:val="16"/>
              </w:rPr>
            </w:pPr>
            <w:r w:rsidRPr="006C4A92">
              <w:rPr>
                <w:sz w:val="16"/>
                <w:szCs w:val="16"/>
              </w:rPr>
              <w:t>Erika Sukevic</w:t>
            </w:r>
          </w:p>
        </w:tc>
        <w:tc>
          <w:tcPr>
            <w:tcW w:w="3634" w:type="dxa"/>
          </w:tcPr>
          <w:p w14:paraId="67DF061A" w14:textId="52387BC4" w:rsidR="00A67C5B" w:rsidRPr="00592362" w:rsidRDefault="006C4A92" w:rsidP="00786CD4">
            <w:pPr>
              <w:pStyle w:val="WLBody1"/>
              <w:spacing w:before="60" w:after="60"/>
              <w:rPr>
                <w:sz w:val="16"/>
                <w:szCs w:val="16"/>
              </w:rPr>
            </w:pPr>
            <w:r w:rsidRPr="006C4A92">
              <w:rPr>
                <w:sz w:val="16"/>
                <w:szCs w:val="16"/>
                <w:highlight w:val="yellow"/>
              </w:rPr>
              <w:t>Monitored/Not monitored logic</w:t>
            </w:r>
            <w:r>
              <w:rPr>
                <w:sz w:val="16"/>
                <w:szCs w:val="16"/>
              </w:rPr>
              <w:t xml:space="preserve"> </w:t>
            </w:r>
            <w:r w:rsidRPr="006C4A92">
              <w:rPr>
                <w:sz w:val="16"/>
                <w:szCs w:val="16"/>
                <w:highlight w:val="yellow"/>
              </w:rPr>
              <w:t>additional</w:t>
            </w:r>
          </w:p>
        </w:tc>
      </w:tr>
      <w:tr w:rsidR="00A67C5B" w:rsidRPr="00592362" w14:paraId="70F1BE70" w14:textId="77777777" w:rsidTr="00786CD4">
        <w:tc>
          <w:tcPr>
            <w:tcW w:w="1204" w:type="dxa"/>
          </w:tcPr>
          <w:p w14:paraId="1F77D402" w14:textId="77777777" w:rsidR="00A67C5B" w:rsidRDefault="00A67C5B" w:rsidP="00786CD4">
            <w:pPr>
              <w:pStyle w:val="WLBody1"/>
              <w:spacing w:before="60" w:after="60"/>
              <w:jc w:val="center"/>
              <w:rPr>
                <w:sz w:val="16"/>
                <w:szCs w:val="16"/>
              </w:rPr>
            </w:pPr>
          </w:p>
        </w:tc>
        <w:tc>
          <w:tcPr>
            <w:tcW w:w="1910" w:type="dxa"/>
          </w:tcPr>
          <w:p w14:paraId="530D1523" w14:textId="77777777" w:rsidR="00A67C5B" w:rsidRDefault="00A67C5B" w:rsidP="00786CD4">
            <w:pPr>
              <w:pStyle w:val="WLBody1"/>
              <w:spacing w:before="60" w:after="60"/>
              <w:rPr>
                <w:sz w:val="16"/>
                <w:szCs w:val="16"/>
              </w:rPr>
            </w:pPr>
          </w:p>
        </w:tc>
        <w:tc>
          <w:tcPr>
            <w:tcW w:w="2268" w:type="dxa"/>
          </w:tcPr>
          <w:p w14:paraId="37F0B356" w14:textId="77777777" w:rsidR="00A67C5B" w:rsidRDefault="00A67C5B" w:rsidP="00786CD4">
            <w:pPr>
              <w:pStyle w:val="WLBody1"/>
              <w:spacing w:before="60" w:after="60"/>
              <w:rPr>
                <w:sz w:val="16"/>
                <w:szCs w:val="16"/>
              </w:rPr>
            </w:pPr>
          </w:p>
        </w:tc>
        <w:tc>
          <w:tcPr>
            <w:tcW w:w="3634" w:type="dxa"/>
          </w:tcPr>
          <w:p w14:paraId="281CB8FE" w14:textId="77777777" w:rsidR="00A67C5B" w:rsidRDefault="00A67C5B" w:rsidP="00786CD4">
            <w:pPr>
              <w:pStyle w:val="WLBody1"/>
              <w:spacing w:before="60" w:after="60"/>
              <w:rPr>
                <w:sz w:val="16"/>
                <w:szCs w:val="16"/>
              </w:rPr>
            </w:pPr>
          </w:p>
        </w:tc>
      </w:tr>
    </w:tbl>
    <w:p w14:paraId="0523CA8C" w14:textId="77777777" w:rsidR="00A67C5B" w:rsidRDefault="00A67C5B" w:rsidP="00A67C5B">
      <w:pPr>
        <w:jc w:val="both"/>
      </w:pPr>
    </w:p>
    <w:p w14:paraId="491E1A13" w14:textId="23FBFCA5" w:rsidR="00A67C5B" w:rsidRDefault="00A43059" w:rsidP="00A67C5B">
      <w:pPr>
        <w:pStyle w:val="Heading1"/>
      </w:pPr>
      <w:r>
        <w:t>CRIM</w:t>
      </w:r>
      <w:r w:rsidR="00A67C5B">
        <w:t xml:space="preserve"> Narrative</w:t>
      </w:r>
    </w:p>
    <w:p w14:paraId="1EB13F66" w14:textId="0362BA58" w:rsidR="00AF7F8E" w:rsidRDefault="003E3DC2" w:rsidP="00A67C5B">
      <w:r>
        <w:t>We need a new lobby called Service Delivery Management which would include the following information:</w:t>
      </w:r>
    </w:p>
    <w:p w14:paraId="7D936256" w14:textId="711D582D" w:rsidR="003E3DC2" w:rsidRDefault="003E3DC2" w:rsidP="003E3DC2">
      <w:pPr>
        <w:pStyle w:val="ListParagraph"/>
        <w:numPr>
          <w:ilvl w:val="0"/>
          <w:numId w:val="7"/>
        </w:numPr>
      </w:pPr>
      <w:r>
        <w:t>Revenue by work type</w:t>
      </w:r>
    </w:p>
    <w:p w14:paraId="0DCCB1AF" w14:textId="1B4065BA" w:rsidR="003E3DC2" w:rsidRDefault="003E3DC2" w:rsidP="003E3DC2">
      <w:pPr>
        <w:pStyle w:val="ListParagraph"/>
        <w:numPr>
          <w:ilvl w:val="0"/>
          <w:numId w:val="7"/>
        </w:numPr>
      </w:pPr>
      <w:r>
        <w:t>Active users (Monitored/Not Monitored)</w:t>
      </w:r>
    </w:p>
    <w:p w14:paraId="108B4433" w14:textId="68E6E9B5" w:rsidR="003E3DC2" w:rsidRDefault="003E3DC2" w:rsidP="003E3DC2">
      <w:pPr>
        <w:pStyle w:val="ListParagraph"/>
        <w:numPr>
          <w:ilvl w:val="0"/>
          <w:numId w:val="7"/>
        </w:numPr>
      </w:pPr>
      <w:r>
        <w:t>Equipment Installed</w:t>
      </w:r>
    </w:p>
    <w:p w14:paraId="7DA0B1EC" w14:textId="03BB525E" w:rsidR="003E3DC2" w:rsidRDefault="003E3DC2" w:rsidP="003E3DC2">
      <w:pPr>
        <w:pStyle w:val="ListParagraph"/>
        <w:numPr>
          <w:ilvl w:val="0"/>
          <w:numId w:val="7"/>
        </w:numPr>
      </w:pPr>
      <w:r>
        <w:t>SLA missed by reason</w:t>
      </w:r>
    </w:p>
    <w:p w14:paraId="4453902D" w14:textId="079D3FF4" w:rsidR="003E3DC2" w:rsidRDefault="003E3DC2" w:rsidP="003E3DC2">
      <w:pPr>
        <w:pStyle w:val="ListParagraph"/>
        <w:numPr>
          <w:ilvl w:val="0"/>
          <w:numId w:val="7"/>
        </w:numPr>
      </w:pPr>
      <w:r>
        <w:t>WOs awaiting Warehousing</w:t>
      </w:r>
    </w:p>
    <w:p w14:paraId="1CE99758" w14:textId="22A62228" w:rsidR="003E3DC2" w:rsidRDefault="003E3DC2" w:rsidP="003E3DC2">
      <w:pPr>
        <w:pStyle w:val="ListParagraph"/>
        <w:numPr>
          <w:ilvl w:val="0"/>
          <w:numId w:val="7"/>
        </w:numPr>
      </w:pPr>
      <w:r>
        <w:t>Materials dependent: ready to assign</w:t>
      </w:r>
    </w:p>
    <w:p w14:paraId="1DD66170" w14:textId="2A3C236F" w:rsidR="003E3DC2" w:rsidRDefault="003E3DC2" w:rsidP="003E3DC2">
      <w:pPr>
        <w:pStyle w:val="ListParagraph"/>
        <w:numPr>
          <w:ilvl w:val="0"/>
          <w:numId w:val="7"/>
        </w:numPr>
      </w:pPr>
      <w:r>
        <w:t>Materials dependent: ready to transfer</w:t>
      </w:r>
    </w:p>
    <w:p w14:paraId="7E4E85CF" w14:textId="77777777" w:rsidR="003E3DC2" w:rsidRDefault="003E3DC2" w:rsidP="003E3DC2">
      <w:pPr>
        <w:pStyle w:val="ListParagraph"/>
        <w:numPr>
          <w:ilvl w:val="0"/>
          <w:numId w:val="7"/>
        </w:numPr>
      </w:pPr>
      <w:r>
        <w:t>Open jobs</w:t>
      </w:r>
    </w:p>
    <w:p w14:paraId="25705B80" w14:textId="77777777" w:rsidR="003E3DC2" w:rsidRDefault="003E3DC2" w:rsidP="003E3DC2">
      <w:pPr>
        <w:pStyle w:val="ListParagraph"/>
        <w:numPr>
          <w:ilvl w:val="0"/>
          <w:numId w:val="7"/>
        </w:numPr>
      </w:pPr>
      <w:r>
        <w:t>Overdue WOs</w:t>
      </w:r>
    </w:p>
    <w:p w14:paraId="6272F65E" w14:textId="77777777" w:rsidR="003E3DC2" w:rsidRDefault="003E3DC2" w:rsidP="003E3DC2">
      <w:pPr>
        <w:pStyle w:val="ListParagraph"/>
        <w:numPr>
          <w:ilvl w:val="0"/>
          <w:numId w:val="7"/>
        </w:numPr>
      </w:pPr>
      <w:r>
        <w:t>% completed tasks within SLA</w:t>
      </w:r>
    </w:p>
    <w:p w14:paraId="6F626F2E" w14:textId="77777777" w:rsidR="003E3DC2" w:rsidRDefault="003E3DC2" w:rsidP="003E3DC2">
      <w:pPr>
        <w:pStyle w:val="ListParagraph"/>
        <w:numPr>
          <w:ilvl w:val="0"/>
          <w:numId w:val="7"/>
        </w:numPr>
      </w:pPr>
      <w:r>
        <w:t>WO about to breach the SLA</w:t>
      </w:r>
    </w:p>
    <w:p w14:paraId="60281F88" w14:textId="77777777" w:rsidR="003E3DC2" w:rsidRDefault="003E3DC2" w:rsidP="003E3DC2"/>
    <w:p w14:paraId="541D510D" w14:textId="79462F93" w:rsidR="003E3DC2" w:rsidRDefault="003E3DC2" w:rsidP="003E3DC2">
      <w:r>
        <w:t>Lobby should have default filter to show only service contract or WOs where contract type = MS.</w:t>
      </w:r>
    </w:p>
    <w:p w14:paraId="149C24B9" w14:textId="109355D2" w:rsidR="003E3DC2" w:rsidRDefault="003E3DC2" w:rsidP="003E3DC2">
      <w:r>
        <w:rPr>
          <w:noProof/>
        </w:rPr>
        <mc:AlternateContent>
          <mc:Choice Requires="wps">
            <w:drawing>
              <wp:anchor distT="0" distB="0" distL="114300" distR="114300" simplePos="0" relativeHeight="251659264" behindDoc="0" locked="0" layoutInCell="1" allowOverlap="1" wp14:anchorId="224379B4" wp14:editId="18B91CD2">
                <wp:simplePos x="0" y="0"/>
                <wp:positionH relativeFrom="column">
                  <wp:posOffset>1851239</wp:posOffset>
                </wp:positionH>
                <wp:positionV relativeFrom="paragraph">
                  <wp:posOffset>1092048</wp:posOffset>
                </wp:positionV>
                <wp:extent cx="577811" cy="117806"/>
                <wp:effectExtent l="0" t="0" r="13335" b="15875"/>
                <wp:wrapNone/>
                <wp:docPr id="2" name="Rectangle 2"/>
                <wp:cNvGraphicFramePr/>
                <a:graphic xmlns:a="http://schemas.openxmlformats.org/drawingml/2006/main">
                  <a:graphicData uri="http://schemas.microsoft.com/office/word/2010/wordprocessingShape">
                    <wps:wsp>
                      <wps:cNvSpPr/>
                      <wps:spPr>
                        <a:xfrm>
                          <a:off x="0" y="0"/>
                          <a:ext cx="577811" cy="1178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839F8" id="Rectangle 2" o:spid="_x0000_s1026" style="position:absolute;margin-left:145.75pt;margin-top:86pt;width:45.5pt;height:9.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" filled="f" strokecolor="red" strokeweight="1pt"/>
            </w:pict>
          </mc:Fallback>
        </mc:AlternateContent>
      </w:r>
      <w:r>
        <w:rPr>
          <w:noProof/>
        </w:rPr>
        <w:drawing>
          <wp:inline distT="0" distB="0" distL="0" distR="0" wp14:anchorId="7D8EF7C7" wp14:editId="6F73C439">
            <wp:extent cx="3534184" cy="1397072"/>
            <wp:effectExtent l="0" t="0" r="952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28DE70.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2602" cy="1400400"/>
                    </a:xfrm>
                    <a:prstGeom prst="rect">
                      <a:avLst/>
                    </a:prstGeom>
                  </pic:spPr>
                </pic:pic>
              </a:graphicData>
            </a:graphic>
          </wp:inline>
        </w:drawing>
      </w:r>
    </w:p>
    <w:p w14:paraId="7F500F3C" w14:textId="7769EF48" w:rsidR="003E3DC2" w:rsidRDefault="003E3DC2" w:rsidP="003E3DC2">
      <w:r>
        <w:rPr>
          <w:noProof/>
        </w:rPr>
        <w:lastRenderedPageBreak/>
        <mc:AlternateContent>
          <mc:Choice Requires="wps">
            <w:drawing>
              <wp:anchor distT="0" distB="0" distL="114300" distR="114300" simplePos="0" relativeHeight="251660288" behindDoc="0" locked="0" layoutInCell="1" allowOverlap="1" wp14:anchorId="5D206E91" wp14:editId="65C2A612">
                <wp:simplePos x="0" y="0"/>
                <wp:positionH relativeFrom="column">
                  <wp:posOffset>1520260</wp:posOffset>
                </wp:positionH>
                <wp:positionV relativeFrom="paragraph">
                  <wp:posOffset>330979</wp:posOffset>
                </wp:positionV>
                <wp:extent cx="488054" cy="235612"/>
                <wp:effectExtent l="0" t="0" r="26670" b="12065"/>
                <wp:wrapNone/>
                <wp:docPr id="4" name="Rectangle 4"/>
                <wp:cNvGraphicFramePr/>
                <a:graphic xmlns:a="http://schemas.openxmlformats.org/drawingml/2006/main">
                  <a:graphicData uri="http://schemas.microsoft.com/office/word/2010/wordprocessingShape">
                    <wps:wsp>
                      <wps:cNvSpPr/>
                      <wps:spPr>
                        <a:xfrm>
                          <a:off x="0" y="0"/>
                          <a:ext cx="488054" cy="2356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03C30" id="Rectangle 4" o:spid="_x0000_s1026" style="position:absolute;margin-left:119.7pt;margin-top:26.05pt;width:38.45pt;height:18.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" filled="f" strokecolor="red" strokeweight="1pt"/>
            </w:pict>
          </mc:Fallback>
        </mc:AlternateContent>
      </w:r>
      <w:r>
        <w:rPr>
          <w:noProof/>
        </w:rPr>
        <w:drawing>
          <wp:inline distT="0" distB="0" distL="0" distR="0" wp14:anchorId="37B4D781" wp14:editId="58C7C6B8">
            <wp:extent cx="4224621" cy="774155"/>
            <wp:effectExtent l="0" t="0" r="5080" b="698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285111.tmp"/>
                    <pic:cNvPicPr/>
                  </pic:nvPicPr>
                  <pic:blipFill>
                    <a:blip r:embed="rId10">
                      <a:extLst>
                        <a:ext uri="{28A0092B-C50C-407E-A947-70E740481C1C}">
                          <a14:useLocalDpi xmlns:a14="http://schemas.microsoft.com/office/drawing/2010/main" val="0"/>
                        </a:ext>
                      </a:extLst>
                    </a:blip>
                    <a:stretch>
                      <a:fillRect/>
                    </a:stretch>
                  </pic:blipFill>
                  <pic:spPr>
                    <a:xfrm>
                      <a:off x="0" y="0"/>
                      <a:ext cx="4249735" cy="778757"/>
                    </a:xfrm>
                    <a:prstGeom prst="rect">
                      <a:avLst/>
                    </a:prstGeom>
                  </pic:spPr>
                </pic:pic>
              </a:graphicData>
            </a:graphic>
          </wp:inline>
        </w:drawing>
      </w:r>
    </w:p>
    <w:p w14:paraId="360D88D4" w14:textId="206797FB" w:rsidR="003E3DC2" w:rsidRDefault="003E3DC2" w:rsidP="003E3DC2"/>
    <w:p w14:paraId="413E4E20" w14:textId="3F9C6F31" w:rsidR="003E3DC2" w:rsidRDefault="003E3DC2" w:rsidP="003E3DC2">
      <w:r>
        <w:t>It also should have ability to filter by date range</w:t>
      </w:r>
      <w:r w:rsidR="0090161F">
        <w:t>, contract</w:t>
      </w:r>
      <w:r w:rsidR="003541C6">
        <w:t xml:space="preserve"> ID</w:t>
      </w:r>
      <w:r>
        <w:t xml:space="preserve"> and region representative. </w:t>
      </w:r>
    </w:p>
    <w:p w14:paraId="5A2DBB6A" w14:textId="4C45FF2C" w:rsidR="003E3DC2" w:rsidRDefault="007B6828" w:rsidP="003E3DC2">
      <w:r>
        <w:t xml:space="preserve">Representative can be found on the customer screen. </w:t>
      </w:r>
    </w:p>
    <w:p w14:paraId="345B1CEB" w14:textId="2C0AA789" w:rsidR="007B6828" w:rsidRDefault="007B6828" w:rsidP="003E3DC2">
      <w:r>
        <w:rPr>
          <w:noProof/>
        </w:rPr>
        <mc:AlternateContent>
          <mc:Choice Requires="wps">
            <w:drawing>
              <wp:anchor distT="0" distB="0" distL="114300" distR="114300" simplePos="0" relativeHeight="251661312" behindDoc="0" locked="0" layoutInCell="1" allowOverlap="1" wp14:anchorId="2FC9EE30" wp14:editId="4BAB2BCA">
                <wp:simplePos x="0" y="0"/>
                <wp:positionH relativeFrom="column">
                  <wp:posOffset>117806</wp:posOffset>
                </wp:positionH>
                <wp:positionV relativeFrom="paragraph">
                  <wp:posOffset>569229</wp:posOffset>
                </wp:positionV>
                <wp:extent cx="572201" cy="218783"/>
                <wp:effectExtent l="0" t="0" r="18415" b="10160"/>
                <wp:wrapNone/>
                <wp:docPr id="12" name="Rectangle 12"/>
                <wp:cNvGraphicFramePr/>
                <a:graphic xmlns:a="http://schemas.openxmlformats.org/drawingml/2006/main">
                  <a:graphicData uri="http://schemas.microsoft.com/office/word/2010/wordprocessingShape">
                    <wps:wsp>
                      <wps:cNvSpPr/>
                      <wps:spPr>
                        <a:xfrm>
                          <a:off x="0" y="0"/>
                          <a:ext cx="572201" cy="2187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DFD97" id="Rectangle 12" o:spid="_x0000_s1026" style="position:absolute;margin-left:9.3pt;margin-top:44.8pt;width:45.05pt;height:17.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" filled="f" strokecolor="red" strokeweight="1pt"/>
            </w:pict>
          </mc:Fallback>
        </mc:AlternateContent>
      </w:r>
      <w:r>
        <w:rPr>
          <w:noProof/>
        </w:rPr>
        <w:drawing>
          <wp:inline distT="0" distB="0" distL="0" distR="0" wp14:anchorId="7654519E" wp14:editId="5FD13D74">
            <wp:extent cx="3567408" cy="869521"/>
            <wp:effectExtent l="0" t="0" r="0" b="698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28737B.tmp"/>
                    <pic:cNvPicPr/>
                  </pic:nvPicPr>
                  <pic:blipFill>
                    <a:blip r:embed="rId11">
                      <a:extLst>
                        <a:ext uri="{28A0092B-C50C-407E-A947-70E740481C1C}">
                          <a14:useLocalDpi xmlns:a14="http://schemas.microsoft.com/office/drawing/2010/main" val="0"/>
                        </a:ext>
                      </a:extLst>
                    </a:blip>
                    <a:stretch>
                      <a:fillRect/>
                    </a:stretch>
                  </pic:blipFill>
                  <pic:spPr>
                    <a:xfrm>
                      <a:off x="0" y="0"/>
                      <a:ext cx="3615331" cy="881202"/>
                    </a:xfrm>
                    <a:prstGeom prst="rect">
                      <a:avLst/>
                    </a:prstGeom>
                  </pic:spPr>
                </pic:pic>
              </a:graphicData>
            </a:graphic>
          </wp:inline>
        </w:drawing>
      </w:r>
    </w:p>
    <w:p w14:paraId="2BB1B24E" w14:textId="50548D69" w:rsidR="007B6828" w:rsidRDefault="007B6828" w:rsidP="003E3DC2">
      <w:r>
        <w:rPr>
          <w:noProof/>
        </w:rPr>
        <mc:AlternateContent>
          <mc:Choice Requires="wps">
            <w:drawing>
              <wp:anchor distT="0" distB="0" distL="114300" distR="114300" simplePos="0" relativeHeight="251662336" behindDoc="0" locked="0" layoutInCell="1" allowOverlap="1" wp14:anchorId="56C1E430" wp14:editId="28F94636">
                <wp:simplePos x="0" y="0"/>
                <wp:positionH relativeFrom="column">
                  <wp:posOffset>246832</wp:posOffset>
                </wp:positionH>
                <wp:positionV relativeFrom="paragraph">
                  <wp:posOffset>913130</wp:posOffset>
                </wp:positionV>
                <wp:extent cx="667568" cy="151465"/>
                <wp:effectExtent l="0" t="0" r="18415" b="20320"/>
                <wp:wrapNone/>
                <wp:docPr id="13" name="Rectangle 13"/>
                <wp:cNvGraphicFramePr/>
                <a:graphic xmlns:a="http://schemas.openxmlformats.org/drawingml/2006/main">
                  <a:graphicData uri="http://schemas.microsoft.com/office/word/2010/wordprocessingShape">
                    <wps:wsp>
                      <wps:cNvSpPr/>
                      <wps:spPr>
                        <a:xfrm>
                          <a:off x="0" y="0"/>
                          <a:ext cx="667568" cy="1514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74BDA" id="Rectangle 13" o:spid="_x0000_s1026" style="position:absolute;margin-left:19.45pt;margin-top:71.9pt;width:52.55pt;height:11.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" filled="f" strokecolor="red" strokeweight="1pt"/>
            </w:pict>
          </mc:Fallback>
        </mc:AlternateContent>
      </w:r>
      <w:r>
        <w:rPr>
          <w:noProof/>
        </w:rPr>
        <w:drawing>
          <wp:inline distT="0" distB="0" distL="0" distR="0" wp14:anchorId="341FE70B" wp14:editId="519D0D00">
            <wp:extent cx="3327999" cy="1228550"/>
            <wp:effectExtent l="0" t="0" r="635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28BDB4.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2242" cy="1237499"/>
                    </a:xfrm>
                    <a:prstGeom prst="rect">
                      <a:avLst/>
                    </a:prstGeom>
                  </pic:spPr>
                </pic:pic>
              </a:graphicData>
            </a:graphic>
          </wp:inline>
        </w:drawing>
      </w:r>
    </w:p>
    <w:p w14:paraId="10D0B576" w14:textId="32A4FDDB" w:rsidR="007B6828" w:rsidRDefault="007B6828" w:rsidP="003E3DC2">
      <w:r>
        <w:rPr>
          <w:noProof/>
        </w:rPr>
        <mc:AlternateContent>
          <mc:Choice Requires="wps">
            <w:drawing>
              <wp:anchor distT="0" distB="0" distL="114300" distR="114300" simplePos="0" relativeHeight="251664384" behindDoc="0" locked="0" layoutInCell="1" allowOverlap="1" wp14:anchorId="74C7F2C9" wp14:editId="11EC55D1">
                <wp:simplePos x="0" y="0"/>
                <wp:positionH relativeFrom="column">
                  <wp:posOffset>162685</wp:posOffset>
                </wp:positionH>
                <wp:positionV relativeFrom="paragraph">
                  <wp:posOffset>1488662</wp:posOffset>
                </wp:positionV>
                <wp:extent cx="1503430" cy="140245"/>
                <wp:effectExtent l="0" t="0" r="20955" b="12700"/>
                <wp:wrapNone/>
                <wp:docPr id="15" name="Rectangle 15"/>
                <wp:cNvGraphicFramePr/>
                <a:graphic xmlns:a="http://schemas.openxmlformats.org/drawingml/2006/main">
                  <a:graphicData uri="http://schemas.microsoft.com/office/word/2010/wordprocessingShape">
                    <wps:wsp>
                      <wps:cNvSpPr/>
                      <wps:spPr>
                        <a:xfrm>
                          <a:off x="0" y="0"/>
                          <a:ext cx="1503430" cy="1402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0CBB4" id="Rectangle 15" o:spid="_x0000_s1026" style="position:absolute;margin-left:12.8pt;margin-top:117.2pt;width:118.4pt;height:11.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3F1E8064" wp14:editId="2660903B">
                <wp:simplePos x="0" y="0"/>
                <wp:positionH relativeFrom="column">
                  <wp:posOffset>106587</wp:posOffset>
                </wp:positionH>
                <wp:positionV relativeFrom="paragraph">
                  <wp:posOffset>237673</wp:posOffset>
                </wp:positionV>
                <wp:extent cx="280490" cy="196344"/>
                <wp:effectExtent l="0" t="0" r="24765" b="13335"/>
                <wp:wrapNone/>
                <wp:docPr id="14" name="Rectangle 14"/>
                <wp:cNvGraphicFramePr/>
                <a:graphic xmlns:a="http://schemas.openxmlformats.org/drawingml/2006/main">
                  <a:graphicData uri="http://schemas.microsoft.com/office/word/2010/wordprocessingShape">
                    <wps:wsp>
                      <wps:cNvSpPr/>
                      <wps:spPr>
                        <a:xfrm>
                          <a:off x="0" y="0"/>
                          <a:ext cx="280490" cy="1963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E1AA57" id="Rectangle 14" o:spid="_x0000_s1026" style="position:absolute;margin-left:8.4pt;margin-top:18.7pt;width:22.1pt;height:15.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" filled="f" strokecolor="red" strokeweight="1pt"/>
            </w:pict>
          </mc:Fallback>
        </mc:AlternateContent>
      </w:r>
      <w:r>
        <w:rPr>
          <w:noProof/>
        </w:rPr>
        <w:drawing>
          <wp:inline distT="0" distB="0" distL="0" distR="0" wp14:anchorId="6FA8CA0A" wp14:editId="4AB4B2F3">
            <wp:extent cx="3057235" cy="171660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2824F.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1538" cy="1724635"/>
                    </a:xfrm>
                    <a:prstGeom prst="rect">
                      <a:avLst/>
                    </a:prstGeom>
                  </pic:spPr>
                </pic:pic>
              </a:graphicData>
            </a:graphic>
          </wp:inline>
        </w:drawing>
      </w:r>
    </w:p>
    <w:p w14:paraId="7EAB869B" w14:textId="7BCF87DB" w:rsidR="007B6828" w:rsidRDefault="007B6828" w:rsidP="003E3DC2"/>
    <w:p w14:paraId="639BC90E" w14:textId="0BC76D61" w:rsidR="007B6828" w:rsidRDefault="007B6828" w:rsidP="003E3DC2">
      <w:r>
        <w:t>Date range should pick up Entry Date on the WO.</w:t>
      </w:r>
    </w:p>
    <w:p w14:paraId="7CBBDAF5" w14:textId="6F628F5A" w:rsidR="007B6828" w:rsidRDefault="007B6828" w:rsidP="003E3DC2">
      <w:r>
        <w:rPr>
          <w:noProof/>
        </w:rPr>
        <mc:AlternateContent>
          <mc:Choice Requires="wps">
            <w:drawing>
              <wp:anchor distT="0" distB="0" distL="114300" distR="114300" simplePos="0" relativeHeight="251665408" behindDoc="0" locked="0" layoutInCell="1" allowOverlap="1" wp14:anchorId="616F5D28" wp14:editId="38830556">
                <wp:simplePos x="0" y="0"/>
                <wp:positionH relativeFrom="column">
                  <wp:posOffset>230002</wp:posOffset>
                </wp:positionH>
                <wp:positionV relativeFrom="paragraph">
                  <wp:posOffset>1234382</wp:posOffset>
                </wp:positionV>
                <wp:extent cx="897571" cy="173904"/>
                <wp:effectExtent l="0" t="0" r="17145" b="17145"/>
                <wp:wrapNone/>
                <wp:docPr id="17" name="Rectangle 17"/>
                <wp:cNvGraphicFramePr/>
                <a:graphic xmlns:a="http://schemas.openxmlformats.org/drawingml/2006/main">
                  <a:graphicData uri="http://schemas.microsoft.com/office/word/2010/wordprocessingShape">
                    <wps:wsp>
                      <wps:cNvSpPr/>
                      <wps:spPr>
                        <a:xfrm>
                          <a:off x="0" y="0"/>
                          <a:ext cx="897571" cy="1739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FD135" id="Rectangle 17" o:spid="_x0000_s1026" style="position:absolute;margin-left:18.1pt;margin-top:97.2pt;width:70.65pt;height:13.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" filled="f" strokecolor="red" strokeweight="1pt"/>
            </w:pict>
          </mc:Fallback>
        </mc:AlternateContent>
      </w:r>
      <w:r>
        <w:rPr>
          <w:noProof/>
        </w:rPr>
        <w:drawing>
          <wp:inline distT="0" distB="0" distL="0" distR="0" wp14:anchorId="25824E5F" wp14:editId="5CF46791">
            <wp:extent cx="2979862" cy="1424893"/>
            <wp:effectExtent l="0" t="0" r="0" b="444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28FFF5.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3660" cy="1431491"/>
                    </a:xfrm>
                    <a:prstGeom prst="rect">
                      <a:avLst/>
                    </a:prstGeom>
                  </pic:spPr>
                </pic:pic>
              </a:graphicData>
            </a:graphic>
          </wp:inline>
        </w:drawing>
      </w:r>
    </w:p>
    <w:p w14:paraId="33227239" w14:textId="4B84B85E" w:rsidR="003541C6" w:rsidRDefault="003541C6" w:rsidP="003E3DC2"/>
    <w:p w14:paraId="3DA1C8D0" w14:textId="0B14062B" w:rsidR="003541C6" w:rsidRDefault="003541C6" w:rsidP="003E3DC2">
      <w:r>
        <w:t>Contract ID:</w:t>
      </w:r>
    </w:p>
    <w:p w14:paraId="220C8E92" w14:textId="77777777" w:rsidR="003541C6" w:rsidRDefault="003541C6" w:rsidP="003541C6">
      <w:r>
        <w:rPr>
          <w:noProof/>
        </w:rPr>
        <w:lastRenderedPageBreak/>
        <mc:AlternateContent>
          <mc:Choice Requires="wps">
            <w:drawing>
              <wp:anchor distT="0" distB="0" distL="114300" distR="114300" simplePos="0" relativeHeight="251691008" behindDoc="0" locked="0" layoutInCell="1" allowOverlap="1" wp14:anchorId="0CA74CA0" wp14:editId="5878516E">
                <wp:simplePos x="0" y="0"/>
                <wp:positionH relativeFrom="column">
                  <wp:posOffset>111865</wp:posOffset>
                </wp:positionH>
                <wp:positionV relativeFrom="paragraph">
                  <wp:posOffset>338958</wp:posOffset>
                </wp:positionV>
                <wp:extent cx="572201" cy="218783"/>
                <wp:effectExtent l="0" t="0" r="18415" b="10160"/>
                <wp:wrapNone/>
                <wp:docPr id="8" name="Rectangle 8"/>
                <wp:cNvGraphicFramePr/>
                <a:graphic xmlns:a="http://schemas.openxmlformats.org/drawingml/2006/main">
                  <a:graphicData uri="http://schemas.microsoft.com/office/word/2010/wordprocessingShape">
                    <wps:wsp>
                      <wps:cNvSpPr/>
                      <wps:spPr>
                        <a:xfrm>
                          <a:off x="0" y="0"/>
                          <a:ext cx="572201" cy="2187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BF0C3" id="Rectangle 8" o:spid="_x0000_s1026" style="position:absolute;margin-left:8.8pt;margin-top:26.7pt;width:45.05pt;height:17.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" filled="f" strokecolor="red" strokeweight="1pt"/>
            </w:pict>
          </mc:Fallback>
        </mc:AlternateContent>
      </w:r>
      <w:r>
        <w:rPr>
          <w:noProof/>
        </w:rPr>
        <w:drawing>
          <wp:inline distT="0" distB="0" distL="0" distR="0" wp14:anchorId="12A387B4" wp14:editId="2699B745">
            <wp:extent cx="3567408" cy="869521"/>
            <wp:effectExtent l="0" t="0" r="0" b="698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28737B.tmp"/>
                    <pic:cNvPicPr/>
                  </pic:nvPicPr>
                  <pic:blipFill>
                    <a:blip r:embed="rId11">
                      <a:extLst>
                        <a:ext uri="{28A0092B-C50C-407E-A947-70E740481C1C}">
                          <a14:useLocalDpi xmlns:a14="http://schemas.microsoft.com/office/drawing/2010/main" val="0"/>
                        </a:ext>
                      </a:extLst>
                    </a:blip>
                    <a:stretch>
                      <a:fillRect/>
                    </a:stretch>
                  </pic:blipFill>
                  <pic:spPr>
                    <a:xfrm>
                      <a:off x="0" y="0"/>
                      <a:ext cx="3615331" cy="881202"/>
                    </a:xfrm>
                    <a:prstGeom prst="rect">
                      <a:avLst/>
                    </a:prstGeom>
                  </pic:spPr>
                </pic:pic>
              </a:graphicData>
            </a:graphic>
          </wp:inline>
        </w:drawing>
      </w:r>
    </w:p>
    <w:p w14:paraId="56C63335" w14:textId="77777777" w:rsidR="003541C6" w:rsidRDefault="003541C6" w:rsidP="003541C6">
      <w:r>
        <w:rPr>
          <w:noProof/>
        </w:rPr>
        <mc:AlternateContent>
          <mc:Choice Requires="wps">
            <w:drawing>
              <wp:anchor distT="0" distB="0" distL="114300" distR="114300" simplePos="0" relativeHeight="251692032" behindDoc="0" locked="0" layoutInCell="1" allowOverlap="1" wp14:anchorId="7218925A" wp14:editId="5430F167">
                <wp:simplePos x="0" y="0"/>
                <wp:positionH relativeFrom="column">
                  <wp:posOffset>251990</wp:posOffset>
                </wp:positionH>
                <wp:positionV relativeFrom="paragraph">
                  <wp:posOffset>1030937</wp:posOffset>
                </wp:positionV>
                <wp:extent cx="667568" cy="151465"/>
                <wp:effectExtent l="0" t="0" r="18415" b="20320"/>
                <wp:wrapNone/>
                <wp:docPr id="26" name="Rectangle 26"/>
                <wp:cNvGraphicFramePr/>
                <a:graphic xmlns:a="http://schemas.openxmlformats.org/drawingml/2006/main">
                  <a:graphicData uri="http://schemas.microsoft.com/office/word/2010/wordprocessingShape">
                    <wps:wsp>
                      <wps:cNvSpPr/>
                      <wps:spPr>
                        <a:xfrm>
                          <a:off x="0" y="0"/>
                          <a:ext cx="667568" cy="1514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A5EBC9" id="Rectangle 26" o:spid="_x0000_s1026" style="position:absolute;margin-left:19.85pt;margin-top:81.2pt;width:52.55pt;height:11.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" filled="f" strokecolor="red" strokeweight="1pt"/>
            </w:pict>
          </mc:Fallback>
        </mc:AlternateContent>
      </w:r>
      <w:r>
        <w:rPr>
          <w:noProof/>
        </w:rPr>
        <w:drawing>
          <wp:inline distT="0" distB="0" distL="0" distR="0" wp14:anchorId="086AC165" wp14:editId="0289E1DD">
            <wp:extent cx="3327999" cy="1228550"/>
            <wp:effectExtent l="0" t="0" r="635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28BDB4.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2242" cy="1237499"/>
                    </a:xfrm>
                    <a:prstGeom prst="rect">
                      <a:avLst/>
                    </a:prstGeom>
                  </pic:spPr>
                </pic:pic>
              </a:graphicData>
            </a:graphic>
          </wp:inline>
        </w:drawing>
      </w:r>
    </w:p>
    <w:p w14:paraId="19F64E14" w14:textId="6AAA052A" w:rsidR="007B6828" w:rsidRDefault="007B6828" w:rsidP="003E3DC2"/>
    <w:p w14:paraId="29ABC28F" w14:textId="13C75903" w:rsidR="003E3DC2" w:rsidRDefault="003E3DC2" w:rsidP="007B6828">
      <w:pPr>
        <w:pStyle w:val="Heading3"/>
      </w:pPr>
      <w:r>
        <w:t>Revenue by work type</w:t>
      </w:r>
    </w:p>
    <w:p w14:paraId="61AE775E" w14:textId="0B2A37E9" w:rsidR="007B6828" w:rsidRDefault="005158B8" w:rsidP="007B6828">
      <w:pPr>
        <w:rPr>
          <w:lang w:eastAsia="en-GB"/>
        </w:rPr>
      </w:pPr>
      <w:r>
        <w:rPr>
          <w:lang w:eastAsia="en-GB"/>
        </w:rPr>
        <w:t xml:space="preserve">We need </w:t>
      </w:r>
      <w:r w:rsidR="0090161F">
        <w:rPr>
          <w:lang w:eastAsia="en-GB"/>
        </w:rPr>
        <w:t xml:space="preserve">a </w:t>
      </w:r>
      <w:r w:rsidR="00930568">
        <w:rPr>
          <w:lang w:eastAsia="en-GB"/>
        </w:rPr>
        <w:t>pie chart</w:t>
      </w:r>
      <w:r w:rsidR="0090161F">
        <w:rPr>
          <w:lang w:eastAsia="en-GB"/>
        </w:rPr>
        <w:t xml:space="preserve"> which would show the total revenue of the contract(s)</w:t>
      </w:r>
      <w:r w:rsidR="00930568">
        <w:rPr>
          <w:lang w:eastAsia="en-GB"/>
        </w:rPr>
        <w:t xml:space="preserve"> by work type</w:t>
      </w:r>
      <w:r w:rsidR="0090161F">
        <w:rPr>
          <w:lang w:eastAsia="en-GB"/>
        </w:rPr>
        <w:t>.</w:t>
      </w:r>
      <w:r w:rsidR="00930568">
        <w:rPr>
          <w:lang w:eastAsia="en-GB"/>
        </w:rPr>
        <w:t xml:space="preserve"> </w:t>
      </w:r>
      <w:r w:rsidR="00A4391D">
        <w:rPr>
          <w:lang w:eastAsia="en-GB"/>
        </w:rPr>
        <w:t xml:space="preserve"> </w:t>
      </w:r>
    </w:p>
    <w:p w14:paraId="6DAFA1CF" w14:textId="3E6DC8F7" w:rsidR="005B3E1C" w:rsidRDefault="005B3E1C" w:rsidP="007B6828">
      <w:pPr>
        <w:rPr>
          <w:lang w:eastAsia="en-GB"/>
        </w:rPr>
      </w:pPr>
      <w:r>
        <w:rPr>
          <w:lang w:eastAsia="en-GB"/>
        </w:rPr>
        <w:t>Firstly</w:t>
      </w:r>
      <w:r w:rsidR="007D2594">
        <w:rPr>
          <w:lang w:eastAsia="en-GB"/>
        </w:rPr>
        <w:t>,</w:t>
      </w:r>
      <w:r>
        <w:rPr>
          <w:lang w:eastAsia="en-GB"/>
        </w:rPr>
        <w:t xml:space="preserve"> </w:t>
      </w:r>
      <w:r w:rsidR="00520026">
        <w:rPr>
          <w:lang w:eastAsia="en-GB"/>
        </w:rPr>
        <w:t xml:space="preserve">find all work tasks which belong to the lobby filter </w:t>
      </w:r>
      <w:proofErr w:type="spellStart"/>
      <w:r w:rsidR="00520026">
        <w:rPr>
          <w:lang w:eastAsia="en-GB"/>
        </w:rPr>
        <w:t>eg</w:t>
      </w:r>
      <w:proofErr w:type="spellEnd"/>
      <w:r w:rsidR="00520026">
        <w:rPr>
          <w:lang w:eastAsia="en-GB"/>
        </w:rPr>
        <w:t xml:space="preserve"> specific contract.</w:t>
      </w:r>
    </w:p>
    <w:p w14:paraId="7C03F227" w14:textId="1AE84BB7" w:rsidR="007D2594" w:rsidRDefault="007D2594" w:rsidP="007B6828">
      <w:pPr>
        <w:rPr>
          <w:lang w:eastAsia="en-GB"/>
        </w:rPr>
      </w:pPr>
      <w:r>
        <w:rPr>
          <w:noProof/>
          <w:lang w:eastAsia="en-GB"/>
        </w:rPr>
        <mc:AlternateContent>
          <mc:Choice Requires="wps">
            <w:drawing>
              <wp:anchor distT="0" distB="0" distL="114300" distR="114300" simplePos="0" relativeHeight="251703296" behindDoc="0" locked="0" layoutInCell="1" allowOverlap="1" wp14:anchorId="4EE3C569" wp14:editId="13ED8A88">
                <wp:simplePos x="0" y="0"/>
                <wp:positionH relativeFrom="column">
                  <wp:posOffset>214313</wp:posOffset>
                </wp:positionH>
                <wp:positionV relativeFrom="paragraph">
                  <wp:posOffset>1122680</wp:posOffset>
                </wp:positionV>
                <wp:extent cx="652462" cy="147638"/>
                <wp:effectExtent l="0" t="0" r="14605" b="24130"/>
                <wp:wrapNone/>
                <wp:docPr id="81" name="Rectangle 81"/>
                <wp:cNvGraphicFramePr/>
                <a:graphic xmlns:a="http://schemas.openxmlformats.org/drawingml/2006/main">
                  <a:graphicData uri="http://schemas.microsoft.com/office/word/2010/wordprocessingShape">
                    <wps:wsp>
                      <wps:cNvSpPr/>
                      <wps:spPr>
                        <a:xfrm>
                          <a:off x="0" y="0"/>
                          <a:ext cx="652462" cy="1476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BEE527" id="Rectangle 81" o:spid="_x0000_s1026" style="position:absolute;margin-left:16.9pt;margin-top:88.4pt;width:51.35pt;height:11.6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" filled="f" strokecolor="red" strokeweight="1pt"/>
            </w:pict>
          </mc:Fallback>
        </mc:AlternateContent>
      </w:r>
      <w:r>
        <w:rPr>
          <w:noProof/>
          <w:lang w:eastAsia="en-GB"/>
        </w:rPr>
        <w:drawing>
          <wp:inline distT="0" distB="0" distL="0" distR="0" wp14:anchorId="06FB3B32" wp14:editId="35291BD1">
            <wp:extent cx="3925634" cy="1433513"/>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6788" cy="1441238"/>
                    </a:xfrm>
                    <a:prstGeom prst="rect">
                      <a:avLst/>
                    </a:prstGeom>
                  </pic:spPr>
                </pic:pic>
              </a:graphicData>
            </a:graphic>
          </wp:inline>
        </w:drawing>
      </w:r>
    </w:p>
    <w:p w14:paraId="5CAD69D2" w14:textId="2460D52C" w:rsidR="007D2594" w:rsidRDefault="007D2594" w:rsidP="007B6828">
      <w:pPr>
        <w:rPr>
          <w:lang w:eastAsia="en-GB"/>
        </w:rPr>
      </w:pPr>
      <w:r>
        <w:rPr>
          <w:lang w:eastAsia="en-GB"/>
        </w:rPr>
        <w:t>Then check what work type does this task ha</w:t>
      </w:r>
      <w:r w:rsidR="00E03233">
        <w:rPr>
          <w:lang w:eastAsia="en-GB"/>
        </w:rPr>
        <w:t>s.</w:t>
      </w:r>
    </w:p>
    <w:p w14:paraId="31DEBF1E" w14:textId="026E7ACB" w:rsidR="00E03233" w:rsidRDefault="00E03233" w:rsidP="007B6828">
      <w:pPr>
        <w:rPr>
          <w:lang w:eastAsia="en-GB"/>
        </w:rPr>
      </w:pPr>
      <w:r>
        <w:rPr>
          <w:noProof/>
          <w:lang w:eastAsia="en-GB"/>
        </w:rPr>
        <mc:AlternateContent>
          <mc:Choice Requires="wps">
            <w:drawing>
              <wp:anchor distT="0" distB="0" distL="114300" distR="114300" simplePos="0" relativeHeight="251704320" behindDoc="0" locked="0" layoutInCell="1" allowOverlap="1" wp14:anchorId="3C31BCE6" wp14:editId="223FBE26">
                <wp:simplePos x="0" y="0"/>
                <wp:positionH relativeFrom="column">
                  <wp:posOffset>252413</wp:posOffset>
                </wp:positionH>
                <wp:positionV relativeFrom="paragraph">
                  <wp:posOffset>1265237</wp:posOffset>
                </wp:positionV>
                <wp:extent cx="1090612" cy="175895"/>
                <wp:effectExtent l="0" t="0" r="14605" b="14605"/>
                <wp:wrapNone/>
                <wp:docPr id="83" name="Rectangle 83"/>
                <wp:cNvGraphicFramePr/>
                <a:graphic xmlns:a="http://schemas.openxmlformats.org/drawingml/2006/main">
                  <a:graphicData uri="http://schemas.microsoft.com/office/word/2010/wordprocessingShape">
                    <wps:wsp>
                      <wps:cNvSpPr/>
                      <wps:spPr>
                        <a:xfrm>
                          <a:off x="0" y="0"/>
                          <a:ext cx="1090612" cy="1758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8BFD94" id="Rectangle 83" o:spid="_x0000_s1026" style="position:absolute;margin-left:19.9pt;margin-top:99.6pt;width:85.85pt;height:13.8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" filled="f" strokecolor="red" strokeweight="1pt"/>
            </w:pict>
          </mc:Fallback>
        </mc:AlternateContent>
      </w:r>
      <w:r>
        <w:rPr>
          <w:noProof/>
          <w:lang w:eastAsia="en-GB"/>
        </w:rPr>
        <w:drawing>
          <wp:inline distT="0" distB="0" distL="0" distR="0" wp14:anchorId="28BECC65" wp14:editId="5E5A2B74">
            <wp:extent cx="3808914" cy="1500187"/>
            <wp:effectExtent l="0" t="0" r="1270" b="508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16012" cy="1502983"/>
                    </a:xfrm>
                    <a:prstGeom prst="rect">
                      <a:avLst/>
                    </a:prstGeom>
                  </pic:spPr>
                </pic:pic>
              </a:graphicData>
            </a:graphic>
          </wp:inline>
        </w:drawing>
      </w:r>
    </w:p>
    <w:p w14:paraId="6369800E" w14:textId="2BCDFFFB" w:rsidR="00E03233" w:rsidRDefault="00192593" w:rsidP="007B6828">
      <w:pPr>
        <w:rPr>
          <w:lang w:eastAsia="en-GB"/>
        </w:rPr>
      </w:pPr>
      <w:r>
        <w:rPr>
          <w:lang w:eastAsia="en-GB"/>
        </w:rPr>
        <w:t>Finally find all Invoiceable sales lines on the work task and sum their Sales Price Amount/</w:t>
      </w:r>
      <w:proofErr w:type="spellStart"/>
      <w:r>
        <w:rPr>
          <w:lang w:eastAsia="en-GB"/>
        </w:rPr>
        <w:t>Curr</w:t>
      </w:r>
      <w:proofErr w:type="spellEnd"/>
      <w:r>
        <w:rPr>
          <w:lang w:eastAsia="en-GB"/>
        </w:rPr>
        <w:t xml:space="preserve"> values.</w:t>
      </w:r>
    </w:p>
    <w:p w14:paraId="3478A4D5" w14:textId="26F5C5A8" w:rsidR="00192593" w:rsidRDefault="00192593" w:rsidP="007B6828">
      <w:pPr>
        <w:rPr>
          <w:lang w:eastAsia="en-GB"/>
        </w:rPr>
      </w:pPr>
      <w:r>
        <w:rPr>
          <w:noProof/>
          <w:lang w:eastAsia="en-GB"/>
        </w:rPr>
        <mc:AlternateContent>
          <mc:Choice Requires="wps">
            <w:drawing>
              <wp:anchor distT="0" distB="0" distL="114300" distR="114300" simplePos="0" relativeHeight="251706368" behindDoc="0" locked="0" layoutInCell="1" allowOverlap="1" wp14:anchorId="33C25022" wp14:editId="1BB6E185">
                <wp:simplePos x="0" y="0"/>
                <wp:positionH relativeFrom="column">
                  <wp:posOffset>3043238</wp:posOffset>
                </wp:positionH>
                <wp:positionV relativeFrom="paragraph">
                  <wp:posOffset>845503</wp:posOffset>
                </wp:positionV>
                <wp:extent cx="428625" cy="204787"/>
                <wp:effectExtent l="0" t="0" r="28575" b="24130"/>
                <wp:wrapNone/>
                <wp:docPr id="86" name="Rectangle 86"/>
                <wp:cNvGraphicFramePr/>
                <a:graphic xmlns:a="http://schemas.openxmlformats.org/drawingml/2006/main">
                  <a:graphicData uri="http://schemas.microsoft.com/office/word/2010/wordprocessingShape">
                    <wps:wsp>
                      <wps:cNvSpPr/>
                      <wps:spPr>
                        <a:xfrm>
                          <a:off x="0" y="0"/>
                          <a:ext cx="428625" cy="2047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9DEDE" id="Rectangle 86" o:spid="_x0000_s1026" style="position:absolute;margin-left:239.65pt;margin-top:66.6pt;width:33.75pt;height:16.1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" filled="f" strokecolor="red" strokeweight="1pt"/>
            </w:pict>
          </mc:Fallback>
        </mc:AlternateContent>
      </w:r>
      <w:r>
        <w:rPr>
          <w:noProof/>
          <w:lang w:eastAsia="en-GB"/>
        </w:rPr>
        <mc:AlternateContent>
          <mc:Choice Requires="wps">
            <w:drawing>
              <wp:anchor distT="0" distB="0" distL="114300" distR="114300" simplePos="0" relativeHeight="251705344" behindDoc="0" locked="0" layoutInCell="1" allowOverlap="1" wp14:anchorId="5CAB4C28" wp14:editId="6B928695">
                <wp:simplePos x="0" y="0"/>
                <wp:positionH relativeFrom="column">
                  <wp:posOffset>5305425</wp:posOffset>
                </wp:positionH>
                <wp:positionV relativeFrom="paragraph">
                  <wp:posOffset>826453</wp:posOffset>
                </wp:positionV>
                <wp:extent cx="357188" cy="233362"/>
                <wp:effectExtent l="0" t="0" r="24130" b="14605"/>
                <wp:wrapNone/>
                <wp:docPr id="85" name="Rectangle 85"/>
                <wp:cNvGraphicFramePr/>
                <a:graphic xmlns:a="http://schemas.openxmlformats.org/drawingml/2006/main">
                  <a:graphicData uri="http://schemas.microsoft.com/office/word/2010/wordprocessingShape">
                    <wps:wsp>
                      <wps:cNvSpPr/>
                      <wps:spPr>
                        <a:xfrm>
                          <a:off x="0" y="0"/>
                          <a:ext cx="357188" cy="2333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5F4C45" id="Rectangle 85" o:spid="_x0000_s1026" style="position:absolute;margin-left:417.75pt;margin-top:65.1pt;width:28.15pt;height:18.3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" filled="f" strokecolor="red" strokeweight="1pt"/>
            </w:pict>
          </mc:Fallback>
        </mc:AlternateContent>
      </w:r>
      <w:r>
        <w:rPr>
          <w:noProof/>
          <w:lang w:eastAsia="en-GB"/>
        </w:rPr>
        <w:drawing>
          <wp:inline distT="0" distB="0" distL="0" distR="0" wp14:anchorId="2DCA753D" wp14:editId="76E15C7F">
            <wp:extent cx="5731510" cy="1107440"/>
            <wp:effectExtent l="0" t="0" r="2540" b="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107440"/>
                    </a:xfrm>
                    <a:prstGeom prst="rect">
                      <a:avLst/>
                    </a:prstGeom>
                  </pic:spPr>
                </pic:pic>
              </a:graphicData>
            </a:graphic>
          </wp:inline>
        </w:drawing>
      </w:r>
    </w:p>
    <w:p w14:paraId="6392055A" w14:textId="2F8347C0" w:rsidR="00DC6908" w:rsidRPr="007B6828" w:rsidRDefault="00D56A5D" w:rsidP="007B6828">
      <w:pPr>
        <w:rPr>
          <w:lang w:eastAsia="en-GB"/>
        </w:rPr>
      </w:pPr>
      <w:r>
        <w:rPr>
          <w:lang w:eastAsia="en-GB"/>
        </w:rPr>
        <w:t>The lobby element should sum all work tasks sales prices by the task work type.</w:t>
      </w:r>
    </w:p>
    <w:p w14:paraId="3D53B580" w14:textId="7670B50B" w:rsidR="003E3DC2" w:rsidRDefault="003E3DC2" w:rsidP="007B6828">
      <w:pPr>
        <w:pStyle w:val="Heading3"/>
      </w:pPr>
      <w:r>
        <w:lastRenderedPageBreak/>
        <w:t>Active users (Monitored/Not Monitored)</w:t>
      </w:r>
    </w:p>
    <w:p w14:paraId="5CDE4C86" w14:textId="7CC055BE" w:rsidR="00C172C0" w:rsidRDefault="006D77CE" w:rsidP="00C172C0">
      <w:pPr>
        <w:rPr>
          <w:strike/>
          <w:lang w:eastAsia="en-GB"/>
        </w:rPr>
      </w:pPr>
      <w:r w:rsidRPr="006F78A9">
        <w:rPr>
          <w:lang w:eastAsia="en-GB"/>
        </w:rPr>
        <w:t>We need two tiles</w:t>
      </w:r>
      <w:r w:rsidR="008B3D11" w:rsidRPr="006F78A9">
        <w:rPr>
          <w:lang w:eastAsia="en-GB"/>
        </w:rPr>
        <w:t>: first</w:t>
      </w:r>
      <w:r w:rsidRPr="006F78A9">
        <w:rPr>
          <w:lang w:eastAsia="en-GB"/>
        </w:rPr>
        <w:t xml:space="preserve"> to display the number of monitored and </w:t>
      </w:r>
      <w:r w:rsidR="00997D41" w:rsidRPr="006F78A9">
        <w:rPr>
          <w:lang w:eastAsia="en-GB"/>
        </w:rPr>
        <w:t xml:space="preserve">second to display the number of </w:t>
      </w:r>
      <w:r w:rsidRPr="006F78A9">
        <w:rPr>
          <w:lang w:eastAsia="en-GB"/>
        </w:rPr>
        <w:t xml:space="preserve">not monitored users on the </w:t>
      </w:r>
      <w:r w:rsidRPr="00D870AB">
        <w:rPr>
          <w:lang w:eastAsia="en-GB"/>
        </w:rPr>
        <w:t>contract</w:t>
      </w:r>
      <w:r w:rsidR="00D870AB" w:rsidRPr="00D870AB">
        <w:rPr>
          <w:lang w:eastAsia="en-GB"/>
        </w:rPr>
        <w:t>.</w:t>
      </w:r>
    </w:p>
    <w:p w14:paraId="53D6118F" w14:textId="2654AC51" w:rsidR="006F78A9" w:rsidRPr="00D870AB" w:rsidRDefault="005F79B3" w:rsidP="00C172C0">
      <w:pPr>
        <w:rPr>
          <w:lang w:eastAsia="en-GB"/>
        </w:rPr>
      </w:pPr>
      <w:r w:rsidRPr="00D870AB">
        <w:rPr>
          <w:lang w:eastAsia="en-GB"/>
        </w:rPr>
        <w:t>To find out which monitored/not monitored users use Functional Object screen</w:t>
      </w:r>
      <w:r w:rsidR="00C03C88" w:rsidRPr="00D870AB">
        <w:rPr>
          <w:lang w:eastAsia="en-GB"/>
        </w:rPr>
        <w:t xml:space="preserve">, </w:t>
      </w:r>
      <w:r w:rsidR="004777C0" w:rsidRPr="00D870AB">
        <w:rPr>
          <w:lang w:eastAsia="en-GB"/>
        </w:rPr>
        <w:t xml:space="preserve">Tunstall Service User Status </w:t>
      </w:r>
      <w:r w:rsidR="00DA0998" w:rsidRPr="00D870AB">
        <w:rPr>
          <w:lang w:eastAsia="en-GB"/>
        </w:rPr>
        <w:t>Tab.</w:t>
      </w:r>
      <w:r w:rsidR="00C03C88" w:rsidRPr="00D870AB">
        <w:rPr>
          <w:lang w:eastAsia="en-GB"/>
        </w:rPr>
        <w:t xml:space="preserve"> Criteria for monitored users:</w:t>
      </w:r>
    </w:p>
    <w:p w14:paraId="6508A9C7" w14:textId="680A30BE" w:rsidR="00C03C88" w:rsidRPr="008B2D44" w:rsidRDefault="00DA0998" w:rsidP="00C03C88">
      <w:pPr>
        <w:pStyle w:val="ListParagraph"/>
        <w:numPr>
          <w:ilvl w:val="0"/>
          <w:numId w:val="9"/>
        </w:numPr>
        <w:rPr>
          <w:highlight w:val="yellow"/>
        </w:rPr>
      </w:pPr>
      <w:r w:rsidRPr="00D870AB">
        <w:t xml:space="preserve">Object level is </w:t>
      </w:r>
      <w:r w:rsidRPr="00D870AB">
        <w:rPr>
          <w:strike/>
          <w:highlight w:val="yellow"/>
        </w:rPr>
        <w:t>360_SERVICE_RECIPIENT</w:t>
      </w:r>
      <w:r w:rsidR="00D870AB">
        <w:rPr>
          <w:strike/>
          <w:highlight w:val="yellow"/>
        </w:rPr>
        <w:t xml:space="preserve"> </w:t>
      </w:r>
      <w:r w:rsidR="008B2D44" w:rsidRPr="008B2D44">
        <w:t>360_SERVICE_USER</w:t>
      </w:r>
    </w:p>
    <w:p w14:paraId="6640D4A5" w14:textId="0E254F25" w:rsidR="00DA0998" w:rsidRPr="00D870AB" w:rsidRDefault="00DA0998" w:rsidP="00C03C88">
      <w:pPr>
        <w:pStyle w:val="ListParagraph"/>
        <w:numPr>
          <w:ilvl w:val="0"/>
          <w:numId w:val="9"/>
        </w:numPr>
      </w:pPr>
      <w:r w:rsidRPr="00D870AB">
        <w:t>Service User Status = Active</w:t>
      </w:r>
    </w:p>
    <w:p w14:paraId="4859F61D" w14:textId="48F8129C" w:rsidR="00DA0998" w:rsidRPr="00D870AB" w:rsidRDefault="00DA0998" w:rsidP="00C03C88">
      <w:pPr>
        <w:pStyle w:val="ListParagraph"/>
        <w:numPr>
          <w:ilvl w:val="0"/>
          <w:numId w:val="9"/>
        </w:numPr>
      </w:pPr>
      <w:r w:rsidRPr="00D870AB">
        <w:t>Monitored column is ticked</w:t>
      </w:r>
    </w:p>
    <w:p w14:paraId="4193ADE8" w14:textId="501E3604" w:rsidR="00DA0998" w:rsidRPr="00D870AB" w:rsidRDefault="00DA0998" w:rsidP="00DA0998">
      <w:r w:rsidRPr="00D870AB">
        <w:t>Criteria for not monitored users:</w:t>
      </w:r>
    </w:p>
    <w:p w14:paraId="7E64E7C3" w14:textId="1F0C078F" w:rsidR="00DA0998" w:rsidRPr="008B2D44" w:rsidRDefault="00DA0998" w:rsidP="008B2D44">
      <w:pPr>
        <w:pStyle w:val="ListParagraph"/>
        <w:numPr>
          <w:ilvl w:val="0"/>
          <w:numId w:val="9"/>
        </w:numPr>
        <w:rPr>
          <w:highlight w:val="yellow"/>
        </w:rPr>
      </w:pPr>
      <w:r w:rsidRPr="00D870AB">
        <w:t xml:space="preserve">Object level is </w:t>
      </w:r>
      <w:r w:rsidRPr="00D870AB">
        <w:rPr>
          <w:strike/>
          <w:highlight w:val="yellow"/>
        </w:rPr>
        <w:t>360_SERVICE_RECIPIENT</w:t>
      </w:r>
      <w:r w:rsidR="008B2D44">
        <w:rPr>
          <w:strike/>
        </w:rPr>
        <w:t xml:space="preserve"> </w:t>
      </w:r>
      <w:r w:rsidR="008B2D44" w:rsidRPr="008B2D44">
        <w:t>360_SERVICE_USER</w:t>
      </w:r>
    </w:p>
    <w:p w14:paraId="001C13A3" w14:textId="77777777" w:rsidR="00DA0998" w:rsidRPr="00D870AB" w:rsidRDefault="00DA0998" w:rsidP="00DA0998">
      <w:pPr>
        <w:pStyle w:val="ListParagraph"/>
        <w:numPr>
          <w:ilvl w:val="0"/>
          <w:numId w:val="9"/>
        </w:numPr>
      </w:pPr>
      <w:r w:rsidRPr="00D870AB">
        <w:t>Service User Status = Active</w:t>
      </w:r>
    </w:p>
    <w:p w14:paraId="502A07FD" w14:textId="39AAF9CC" w:rsidR="00DA0998" w:rsidRPr="00D870AB" w:rsidRDefault="00DA0998" w:rsidP="00DA0998">
      <w:pPr>
        <w:pStyle w:val="ListParagraph"/>
        <w:numPr>
          <w:ilvl w:val="0"/>
          <w:numId w:val="9"/>
        </w:numPr>
      </w:pPr>
      <w:r w:rsidRPr="00D870AB">
        <w:t>Monitored column is unticked</w:t>
      </w:r>
    </w:p>
    <w:p w14:paraId="320B1677" w14:textId="2E6FEE71" w:rsidR="00DA0998" w:rsidRDefault="004C7FC3" w:rsidP="00DA0998">
      <w:r>
        <w:rPr>
          <w:noProof/>
        </w:rPr>
        <mc:AlternateContent>
          <mc:Choice Requires="wps">
            <w:drawing>
              <wp:anchor distT="0" distB="0" distL="114300" distR="114300" simplePos="0" relativeHeight="251709440" behindDoc="0" locked="0" layoutInCell="1" allowOverlap="1" wp14:anchorId="171B3D18" wp14:editId="141C92F6">
                <wp:simplePos x="0" y="0"/>
                <wp:positionH relativeFrom="column">
                  <wp:posOffset>2794406</wp:posOffset>
                </wp:positionH>
                <wp:positionV relativeFrom="paragraph">
                  <wp:posOffset>1086510</wp:posOffset>
                </wp:positionV>
                <wp:extent cx="446228" cy="197511"/>
                <wp:effectExtent l="0" t="0" r="11430" b="12065"/>
                <wp:wrapNone/>
                <wp:docPr id="91" name="Rectangle 91"/>
                <wp:cNvGraphicFramePr/>
                <a:graphic xmlns:a="http://schemas.openxmlformats.org/drawingml/2006/main">
                  <a:graphicData uri="http://schemas.microsoft.com/office/word/2010/wordprocessingShape">
                    <wps:wsp>
                      <wps:cNvSpPr/>
                      <wps:spPr>
                        <a:xfrm>
                          <a:off x="0" y="0"/>
                          <a:ext cx="446228" cy="1975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2C754D" id="Rectangle 91" o:spid="_x0000_s1026" style="position:absolute;margin-left:220.05pt;margin-top:85.55pt;width:35.15pt;height:15.5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708416" behindDoc="0" locked="0" layoutInCell="1" allowOverlap="1" wp14:anchorId="096471BE" wp14:editId="3A0E2D0A">
                <wp:simplePos x="0" y="0"/>
                <wp:positionH relativeFrom="column">
                  <wp:posOffset>2275027</wp:posOffset>
                </wp:positionH>
                <wp:positionV relativeFrom="paragraph">
                  <wp:posOffset>1437640</wp:posOffset>
                </wp:positionV>
                <wp:extent cx="1082650" cy="314554"/>
                <wp:effectExtent l="0" t="0" r="22860" b="28575"/>
                <wp:wrapNone/>
                <wp:docPr id="90" name="Rectangle 90"/>
                <wp:cNvGraphicFramePr/>
                <a:graphic xmlns:a="http://schemas.openxmlformats.org/drawingml/2006/main">
                  <a:graphicData uri="http://schemas.microsoft.com/office/word/2010/wordprocessingShape">
                    <wps:wsp>
                      <wps:cNvSpPr/>
                      <wps:spPr>
                        <a:xfrm>
                          <a:off x="0" y="0"/>
                          <a:ext cx="1082650" cy="3145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785B43" id="Rectangle 90" o:spid="_x0000_s1026" style="position:absolute;margin-left:179.15pt;margin-top:113.2pt;width:85.25pt;height:24.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" filled="f" strokecolor="red" strokeweight="1pt"/>
            </w:pict>
          </mc:Fallback>
        </mc:AlternateContent>
      </w:r>
      <w:r w:rsidR="00DA0998">
        <w:rPr>
          <w:noProof/>
        </w:rPr>
        <w:drawing>
          <wp:inline distT="0" distB="0" distL="0" distR="0" wp14:anchorId="34A6CABB" wp14:editId="27EB0FD3">
            <wp:extent cx="4933621" cy="1814169"/>
            <wp:effectExtent l="0" t="0" r="635" b="0"/>
            <wp:docPr id="87" name="Picture 8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0365" cy="1816649"/>
                    </a:xfrm>
                    <a:prstGeom prst="rect">
                      <a:avLst/>
                    </a:prstGeom>
                  </pic:spPr>
                </pic:pic>
              </a:graphicData>
            </a:graphic>
          </wp:inline>
        </w:drawing>
      </w:r>
    </w:p>
    <w:p w14:paraId="59BDA56F" w14:textId="7C687E68" w:rsidR="00BD52D5" w:rsidRDefault="00BD52D5" w:rsidP="00DA0998">
      <w:r>
        <w:t xml:space="preserve">You can check to which contract the </w:t>
      </w:r>
      <w:r w:rsidR="004C7FC3">
        <w:t>user belongs to by using Service Lines tab.</w:t>
      </w:r>
    </w:p>
    <w:p w14:paraId="4FC654B7" w14:textId="0FDC3035" w:rsidR="004C7FC3" w:rsidRPr="005F79B3" w:rsidRDefault="004C7FC3" w:rsidP="00DA0998">
      <w:r>
        <w:rPr>
          <w:noProof/>
        </w:rPr>
        <mc:AlternateContent>
          <mc:Choice Requires="wps">
            <w:drawing>
              <wp:anchor distT="0" distB="0" distL="114300" distR="114300" simplePos="0" relativeHeight="251707392" behindDoc="0" locked="0" layoutInCell="1" allowOverlap="1" wp14:anchorId="0D32188E" wp14:editId="281108D3">
                <wp:simplePos x="0" y="0"/>
                <wp:positionH relativeFrom="column">
                  <wp:posOffset>1236269</wp:posOffset>
                </wp:positionH>
                <wp:positionV relativeFrom="paragraph">
                  <wp:posOffset>1074141</wp:posOffset>
                </wp:positionV>
                <wp:extent cx="424281" cy="373075"/>
                <wp:effectExtent l="0" t="0" r="13970" b="27305"/>
                <wp:wrapNone/>
                <wp:docPr id="89" name="Rectangle 89"/>
                <wp:cNvGraphicFramePr/>
                <a:graphic xmlns:a="http://schemas.openxmlformats.org/drawingml/2006/main">
                  <a:graphicData uri="http://schemas.microsoft.com/office/word/2010/wordprocessingShape">
                    <wps:wsp>
                      <wps:cNvSpPr/>
                      <wps:spPr>
                        <a:xfrm>
                          <a:off x="0" y="0"/>
                          <a:ext cx="424281" cy="373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4402F9" id="Rectangle 89" o:spid="_x0000_s1026" style="position:absolute;margin-left:97.35pt;margin-top:84.6pt;width:33.4pt;height:29.4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" filled="f" strokecolor="red" strokeweight="1pt"/>
            </w:pict>
          </mc:Fallback>
        </mc:AlternateContent>
      </w:r>
      <w:r>
        <w:rPr>
          <w:noProof/>
        </w:rPr>
        <w:drawing>
          <wp:inline distT="0" distB="0" distL="0" distR="0" wp14:anchorId="1A4057A3" wp14:editId="7AD177D8">
            <wp:extent cx="5731510" cy="1783715"/>
            <wp:effectExtent l="0" t="0" r="254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83715"/>
                    </a:xfrm>
                    <a:prstGeom prst="rect">
                      <a:avLst/>
                    </a:prstGeom>
                  </pic:spPr>
                </pic:pic>
              </a:graphicData>
            </a:graphic>
          </wp:inline>
        </w:drawing>
      </w:r>
    </w:p>
    <w:p w14:paraId="5BD07796" w14:textId="11170A59" w:rsidR="008B3D11" w:rsidRDefault="008B3D11" w:rsidP="00C172C0">
      <w:pPr>
        <w:rPr>
          <w:lang w:eastAsia="en-GB"/>
        </w:rPr>
      </w:pPr>
    </w:p>
    <w:p w14:paraId="4F66C943" w14:textId="6DCE1DFD" w:rsidR="003E3DC2" w:rsidRDefault="003E3DC2" w:rsidP="007B6828">
      <w:pPr>
        <w:pStyle w:val="Heading3"/>
      </w:pPr>
      <w:r>
        <w:t>Equipment Installed</w:t>
      </w:r>
    </w:p>
    <w:p w14:paraId="17615DC3" w14:textId="2DCEB848" w:rsidR="003B693C" w:rsidRDefault="003B693C" w:rsidP="003B693C">
      <w:pPr>
        <w:rPr>
          <w:lang w:eastAsia="en-GB"/>
        </w:rPr>
      </w:pPr>
      <w:r>
        <w:rPr>
          <w:lang w:eastAsia="en-GB"/>
        </w:rPr>
        <w:t xml:space="preserve">We need a list which would show all parts installed on the contract. The logic should find all functional objects </w:t>
      </w:r>
      <w:r w:rsidR="00D33AAD">
        <w:rPr>
          <w:lang w:eastAsia="en-GB"/>
        </w:rPr>
        <w:t xml:space="preserve">in the structure and check which sales part is selected on the object. The list should have 3 columns: Part No, Part Description and </w:t>
      </w:r>
      <w:r w:rsidR="00B76EFB">
        <w:rPr>
          <w:lang w:eastAsia="en-GB"/>
        </w:rPr>
        <w:t>Quantity.</w:t>
      </w:r>
      <w:r w:rsidR="00F71093">
        <w:rPr>
          <w:lang w:eastAsia="en-GB"/>
        </w:rPr>
        <w:t xml:space="preserve"> Note: if Equipment Quantity field is blank count it as 1</w:t>
      </w:r>
      <w:r w:rsidR="00E45D57">
        <w:rPr>
          <w:lang w:eastAsia="en-GB"/>
        </w:rPr>
        <w:t xml:space="preserve">. If the part number is the same on the multiple </w:t>
      </w:r>
      <w:proofErr w:type="gramStart"/>
      <w:r w:rsidR="00E45D57">
        <w:rPr>
          <w:lang w:eastAsia="en-GB"/>
        </w:rPr>
        <w:t>object</w:t>
      </w:r>
      <w:proofErr w:type="gramEnd"/>
      <w:r w:rsidR="00E45D57">
        <w:rPr>
          <w:lang w:eastAsia="en-GB"/>
        </w:rPr>
        <w:t xml:space="preserve"> the lobby element should sum the quantities.</w:t>
      </w:r>
      <w:r w:rsidR="008C7F83">
        <w:rPr>
          <w:lang w:eastAsia="en-GB"/>
        </w:rPr>
        <w:t xml:space="preserve"> If no search criteria </w:t>
      </w:r>
      <w:r w:rsidR="00251F38">
        <w:rPr>
          <w:lang w:eastAsia="en-GB"/>
        </w:rPr>
        <w:t>are</w:t>
      </w:r>
      <w:r w:rsidR="008C7F83">
        <w:rPr>
          <w:lang w:eastAsia="en-GB"/>
        </w:rPr>
        <w:t xml:space="preserve"> selected for the </w:t>
      </w:r>
      <w:proofErr w:type="gramStart"/>
      <w:r w:rsidR="008C7F83">
        <w:rPr>
          <w:lang w:eastAsia="en-GB"/>
        </w:rPr>
        <w:t>contract</w:t>
      </w:r>
      <w:proofErr w:type="gramEnd"/>
      <w:r w:rsidR="008C7F83">
        <w:rPr>
          <w:lang w:eastAsia="en-GB"/>
        </w:rPr>
        <w:t xml:space="preserve"> then the list should bring a sum of all parts from all ob</w:t>
      </w:r>
      <w:r w:rsidR="00393408">
        <w:rPr>
          <w:lang w:eastAsia="en-GB"/>
        </w:rPr>
        <w:t>jects.</w:t>
      </w:r>
    </w:p>
    <w:p w14:paraId="0948647B" w14:textId="6A31D731" w:rsidR="00B76EFB" w:rsidRDefault="00F71093" w:rsidP="003B693C">
      <w:pPr>
        <w:rPr>
          <w:lang w:eastAsia="en-GB"/>
        </w:rPr>
      </w:pPr>
      <w:r>
        <w:rPr>
          <w:noProof/>
          <w:lang w:eastAsia="en-GB"/>
        </w:rPr>
        <w:lastRenderedPageBreak/>
        <mc:AlternateContent>
          <mc:Choice Requires="wps">
            <w:drawing>
              <wp:anchor distT="0" distB="0" distL="114300" distR="114300" simplePos="0" relativeHeight="251695104" behindDoc="0" locked="0" layoutInCell="1" allowOverlap="1" wp14:anchorId="09794F90" wp14:editId="2057FA80">
                <wp:simplePos x="0" y="0"/>
                <wp:positionH relativeFrom="column">
                  <wp:posOffset>2872226</wp:posOffset>
                </wp:positionH>
                <wp:positionV relativeFrom="paragraph">
                  <wp:posOffset>1281562</wp:posOffset>
                </wp:positionV>
                <wp:extent cx="409516" cy="134636"/>
                <wp:effectExtent l="0" t="0" r="10160" b="17780"/>
                <wp:wrapNone/>
                <wp:docPr id="66" name="Rectangle 66"/>
                <wp:cNvGraphicFramePr/>
                <a:graphic xmlns:a="http://schemas.openxmlformats.org/drawingml/2006/main">
                  <a:graphicData uri="http://schemas.microsoft.com/office/word/2010/wordprocessingShape">
                    <wps:wsp>
                      <wps:cNvSpPr/>
                      <wps:spPr>
                        <a:xfrm>
                          <a:off x="0" y="0"/>
                          <a:ext cx="409516" cy="1346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952AEE" id="Rectangle 66" o:spid="_x0000_s1026" style="position:absolute;margin-left:226.15pt;margin-top:100.9pt;width:32.25pt;height:10.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" filled="f" strokecolor="red" strokeweight="1pt"/>
            </w:pict>
          </mc:Fallback>
        </mc:AlternateContent>
      </w:r>
      <w:r>
        <w:rPr>
          <w:noProof/>
          <w:lang w:eastAsia="en-GB"/>
        </w:rPr>
        <mc:AlternateContent>
          <mc:Choice Requires="wps">
            <w:drawing>
              <wp:anchor distT="0" distB="0" distL="114300" distR="114300" simplePos="0" relativeHeight="251694080" behindDoc="0" locked="0" layoutInCell="1" allowOverlap="1" wp14:anchorId="36C6D594" wp14:editId="35780C73">
                <wp:simplePos x="0" y="0"/>
                <wp:positionH relativeFrom="column">
                  <wp:posOffset>740496</wp:posOffset>
                </wp:positionH>
                <wp:positionV relativeFrom="paragraph">
                  <wp:posOffset>1040340</wp:posOffset>
                </wp:positionV>
                <wp:extent cx="617079" cy="134636"/>
                <wp:effectExtent l="0" t="0" r="12065" b="17780"/>
                <wp:wrapNone/>
                <wp:docPr id="65" name="Rectangle 65"/>
                <wp:cNvGraphicFramePr/>
                <a:graphic xmlns:a="http://schemas.openxmlformats.org/drawingml/2006/main">
                  <a:graphicData uri="http://schemas.microsoft.com/office/word/2010/wordprocessingShape">
                    <wps:wsp>
                      <wps:cNvSpPr/>
                      <wps:spPr>
                        <a:xfrm>
                          <a:off x="0" y="0"/>
                          <a:ext cx="617079" cy="1346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A01A99" id="Rectangle 65" o:spid="_x0000_s1026" style="position:absolute;margin-left:58.3pt;margin-top:81.9pt;width:48.6pt;height:10.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" filled="f" strokecolor="red" strokeweight="1pt"/>
            </w:pict>
          </mc:Fallback>
        </mc:AlternateContent>
      </w:r>
      <w:r>
        <w:rPr>
          <w:noProof/>
          <w:lang w:eastAsia="en-GB"/>
        </w:rPr>
        <w:drawing>
          <wp:inline distT="0" distB="0" distL="0" distR="0" wp14:anchorId="4E55D55C" wp14:editId="09DE28AD">
            <wp:extent cx="3618331" cy="1548193"/>
            <wp:effectExtent l="0" t="0" r="127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88A539.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29372" cy="1552917"/>
                    </a:xfrm>
                    <a:prstGeom prst="rect">
                      <a:avLst/>
                    </a:prstGeom>
                  </pic:spPr>
                </pic:pic>
              </a:graphicData>
            </a:graphic>
          </wp:inline>
        </w:drawing>
      </w:r>
    </w:p>
    <w:p w14:paraId="151952B6" w14:textId="1E88672A" w:rsidR="00F71093" w:rsidRDefault="00351DE3" w:rsidP="003B693C">
      <w:pPr>
        <w:rPr>
          <w:lang w:eastAsia="en-GB"/>
        </w:rPr>
      </w:pPr>
      <w:r>
        <w:rPr>
          <w:noProof/>
          <w:lang w:eastAsia="en-GB"/>
        </w:rPr>
        <mc:AlternateContent>
          <mc:Choice Requires="wps">
            <w:drawing>
              <wp:anchor distT="0" distB="0" distL="114300" distR="114300" simplePos="0" relativeHeight="251696128" behindDoc="0" locked="0" layoutInCell="1" allowOverlap="1" wp14:anchorId="7C63BC9F" wp14:editId="60A51014">
                <wp:simplePos x="0" y="0"/>
                <wp:positionH relativeFrom="column">
                  <wp:posOffset>959279</wp:posOffset>
                </wp:positionH>
                <wp:positionV relativeFrom="paragraph">
                  <wp:posOffset>364638</wp:posOffset>
                </wp:positionV>
                <wp:extent cx="830252" cy="201953"/>
                <wp:effectExtent l="0" t="0" r="27305" b="26670"/>
                <wp:wrapNone/>
                <wp:docPr id="68" name="Rectangle 68"/>
                <wp:cNvGraphicFramePr/>
                <a:graphic xmlns:a="http://schemas.openxmlformats.org/drawingml/2006/main">
                  <a:graphicData uri="http://schemas.microsoft.com/office/word/2010/wordprocessingShape">
                    <wps:wsp>
                      <wps:cNvSpPr/>
                      <wps:spPr>
                        <a:xfrm>
                          <a:off x="0" y="0"/>
                          <a:ext cx="830252" cy="2019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A1FAC" id="Rectangle 68" o:spid="_x0000_s1026" style="position:absolute;margin-left:75.55pt;margin-top:28.7pt;width:65.35pt;height:15.9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" filled="f" strokecolor="red" strokeweight="1pt"/>
            </w:pict>
          </mc:Fallback>
        </mc:AlternateContent>
      </w:r>
      <w:r>
        <w:rPr>
          <w:noProof/>
          <w:lang w:eastAsia="en-GB"/>
        </w:rPr>
        <w:drawing>
          <wp:inline distT="0" distB="0" distL="0" distR="0" wp14:anchorId="399FC9A2" wp14:editId="67093371">
            <wp:extent cx="3054054" cy="807813"/>
            <wp:effectExtent l="0" t="0" r="0" b="0"/>
            <wp:docPr id="67" name="Picture 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8870D7.tmp"/>
                    <pic:cNvPicPr/>
                  </pic:nvPicPr>
                  <pic:blipFill>
                    <a:blip r:embed="rId21">
                      <a:extLst>
                        <a:ext uri="{28A0092B-C50C-407E-A947-70E740481C1C}">
                          <a14:useLocalDpi xmlns:a14="http://schemas.microsoft.com/office/drawing/2010/main" val="0"/>
                        </a:ext>
                      </a:extLst>
                    </a:blip>
                    <a:stretch>
                      <a:fillRect/>
                    </a:stretch>
                  </pic:blipFill>
                  <pic:spPr>
                    <a:xfrm>
                      <a:off x="0" y="0"/>
                      <a:ext cx="3070419" cy="812141"/>
                    </a:xfrm>
                    <a:prstGeom prst="rect">
                      <a:avLst/>
                    </a:prstGeom>
                  </pic:spPr>
                </pic:pic>
              </a:graphicData>
            </a:graphic>
          </wp:inline>
        </w:drawing>
      </w:r>
    </w:p>
    <w:p w14:paraId="6AE2ED12" w14:textId="77777777" w:rsidR="0066672E" w:rsidRDefault="00FC12F5" w:rsidP="003B693C">
      <w:pPr>
        <w:rPr>
          <w:lang w:eastAsia="en-GB"/>
        </w:rPr>
      </w:pPr>
      <w:r>
        <w:rPr>
          <w:lang w:eastAsia="en-GB"/>
        </w:rPr>
        <w:t xml:space="preserve">To find </w:t>
      </w:r>
      <w:r w:rsidR="005B7F78">
        <w:rPr>
          <w:lang w:eastAsia="en-GB"/>
        </w:rPr>
        <w:t xml:space="preserve">which contract each object belongs to go up </w:t>
      </w:r>
      <w:r w:rsidR="008B5E4D">
        <w:rPr>
          <w:lang w:eastAsia="en-GB"/>
        </w:rPr>
        <w:t>on the object str</w:t>
      </w:r>
      <w:r w:rsidR="006A1A37">
        <w:rPr>
          <w:lang w:eastAsia="en-GB"/>
        </w:rPr>
        <w:t xml:space="preserve">ucture until Service Lines tab will display service contract. For example, Object ID </w:t>
      </w:r>
      <w:r w:rsidR="00A76F8B" w:rsidRPr="00A76F8B">
        <w:rPr>
          <w:lang w:eastAsia="en-GB"/>
        </w:rPr>
        <w:t>31B_E1_57000/320</w:t>
      </w:r>
      <w:r w:rsidR="00A76F8B">
        <w:rPr>
          <w:lang w:eastAsia="en-GB"/>
        </w:rPr>
        <w:t xml:space="preserve"> has a part against it but All Service Lines tab is </w:t>
      </w:r>
      <w:r w:rsidR="0066672E">
        <w:rPr>
          <w:lang w:eastAsia="en-GB"/>
        </w:rPr>
        <w:t>blank</w:t>
      </w:r>
      <w:r w:rsidR="00A76F8B">
        <w:rPr>
          <w:lang w:eastAsia="en-GB"/>
        </w:rPr>
        <w:t>.</w:t>
      </w:r>
    </w:p>
    <w:p w14:paraId="71EA6B28" w14:textId="1A90CEBD" w:rsidR="00393408" w:rsidRDefault="0066672E" w:rsidP="003B693C">
      <w:pPr>
        <w:rPr>
          <w:lang w:eastAsia="en-GB"/>
        </w:rPr>
      </w:pPr>
      <w:r>
        <w:rPr>
          <w:noProof/>
          <w:lang w:eastAsia="en-GB"/>
        </w:rPr>
        <w:drawing>
          <wp:inline distT="0" distB="0" distL="0" distR="0" wp14:anchorId="23EEE131" wp14:editId="1180F056">
            <wp:extent cx="3078215" cy="1049035"/>
            <wp:effectExtent l="0" t="0" r="8255"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8892D5.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9027" cy="1056127"/>
                    </a:xfrm>
                    <a:prstGeom prst="rect">
                      <a:avLst/>
                    </a:prstGeom>
                  </pic:spPr>
                </pic:pic>
              </a:graphicData>
            </a:graphic>
          </wp:inline>
        </w:drawing>
      </w:r>
      <w:r w:rsidR="00A76F8B">
        <w:rPr>
          <w:lang w:eastAsia="en-GB"/>
        </w:rPr>
        <w:t xml:space="preserve"> </w:t>
      </w:r>
    </w:p>
    <w:p w14:paraId="4057E4AE" w14:textId="48B4DC64" w:rsidR="0066672E" w:rsidRDefault="00B45320" w:rsidP="003B693C">
      <w:pPr>
        <w:rPr>
          <w:lang w:eastAsia="en-GB"/>
        </w:rPr>
      </w:pPr>
      <w:r>
        <w:rPr>
          <w:lang w:eastAsia="en-GB"/>
        </w:rPr>
        <w:t xml:space="preserve">This object belongs to </w:t>
      </w:r>
      <w:r w:rsidRPr="00B45320">
        <w:rPr>
          <w:lang w:eastAsia="en-GB"/>
        </w:rPr>
        <w:t>31B_10001</w:t>
      </w:r>
      <w:r>
        <w:rPr>
          <w:lang w:eastAsia="en-GB"/>
        </w:rPr>
        <w:t>. On this object we can see that contract ID is 31B.</w:t>
      </w:r>
      <w:r w:rsidR="00251F38">
        <w:rPr>
          <w:lang w:eastAsia="en-GB"/>
        </w:rPr>
        <w:t xml:space="preserve"> </w:t>
      </w:r>
    </w:p>
    <w:p w14:paraId="5D77D3D9" w14:textId="072D413C" w:rsidR="00251F38" w:rsidRPr="003B693C" w:rsidRDefault="00251F38" w:rsidP="003B693C">
      <w:pPr>
        <w:rPr>
          <w:lang w:eastAsia="en-GB"/>
        </w:rPr>
      </w:pPr>
      <w:r>
        <w:rPr>
          <w:noProof/>
          <w:lang w:eastAsia="en-GB"/>
        </w:rPr>
        <mc:AlternateContent>
          <mc:Choice Requires="wps">
            <w:drawing>
              <wp:anchor distT="0" distB="0" distL="114300" distR="114300" simplePos="0" relativeHeight="251697152" behindDoc="0" locked="0" layoutInCell="1" allowOverlap="1" wp14:anchorId="6E2C3D1D" wp14:editId="4D3160F3">
                <wp:simplePos x="0" y="0"/>
                <wp:positionH relativeFrom="column">
                  <wp:posOffset>1189281</wp:posOffset>
                </wp:positionH>
                <wp:positionV relativeFrom="paragraph">
                  <wp:posOffset>982049</wp:posOffset>
                </wp:positionV>
                <wp:extent cx="370248" cy="353052"/>
                <wp:effectExtent l="0" t="0" r="10795" b="28575"/>
                <wp:wrapNone/>
                <wp:docPr id="71" name="Rectangle 71"/>
                <wp:cNvGraphicFramePr/>
                <a:graphic xmlns:a="http://schemas.openxmlformats.org/drawingml/2006/main">
                  <a:graphicData uri="http://schemas.microsoft.com/office/word/2010/wordprocessingShape">
                    <wps:wsp>
                      <wps:cNvSpPr/>
                      <wps:spPr>
                        <a:xfrm>
                          <a:off x="0" y="0"/>
                          <a:ext cx="370248" cy="3530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80EDC" id="Rectangle 71" o:spid="_x0000_s1026" style="position:absolute;margin-left:93.65pt;margin-top:77.35pt;width:29.15pt;height:27.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" filled="f" strokecolor="red" strokeweight="1pt"/>
            </w:pict>
          </mc:Fallback>
        </mc:AlternateContent>
      </w:r>
      <w:r>
        <w:rPr>
          <w:noProof/>
          <w:lang w:eastAsia="en-GB"/>
        </w:rPr>
        <w:drawing>
          <wp:inline distT="0" distB="0" distL="0" distR="0" wp14:anchorId="51008E4B" wp14:editId="777E4DE6">
            <wp:extent cx="4241794" cy="1335136"/>
            <wp:effectExtent l="0" t="0" r="6985"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888A26.tmp"/>
                    <pic:cNvPicPr/>
                  </pic:nvPicPr>
                  <pic:blipFill>
                    <a:blip r:embed="rId23">
                      <a:extLst>
                        <a:ext uri="{28A0092B-C50C-407E-A947-70E740481C1C}">
                          <a14:useLocalDpi xmlns:a14="http://schemas.microsoft.com/office/drawing/2010/main" val="0"/>
                        </a:ext>
                      </a:extLst>
                    </a:blip>
                    <a:stretch>
                      <a:fillRect/>
                    </a:stretch>
                  </pic:blipFill>
                  <pic:spPr>
                    <a:xfrm>
                      <a:off x="0" y="0"/>
                      <a:ext cx="4274902" cy="1345557"/>
                    </a:xfrm>
                    <a:prstGeom prst="rect">
                      <a:avLst/>
                    </a:prstGeom>
                  </pic:spPr>
                </pic:pic>
              </a:graphicData>
            </a:graphic>
          </wp:inline>
        </w:drawing>
      </w:r>
    </w:p>
    <w:p w14:paraId="35440068" w14:textId="6E8061EB" w:rsidR="003E3DC2" w:rsidRDefault="003E3DC2" w:rsidP="007B6828">
      <w:pPr>
        <w:pStyle w:val="Heading3"/>
      </w:pPr>
      <w:r>
        <w:t>SLA missed by reason</w:t>
      </w:r>
    </w:p>
    <w:p w14:paraId="4E396450" w14:textId="4FB868C1" w:rsidR="00251F38" w:rsidRDefault="005F439A" w:rsidP="00251F38">
      <w:pPr>
        <w:rPr>
          <w:lang w:eastAsia="en-GB"/>
        </w:rPr>
      </w:pPr>
      <w:r>
        <w:rPr>
          <w:lang w:eastAsia="en-GB"/>
        </w:rPr>
        <w:t xml:space="preserve">We need a </w:t>
      </w:r>
      <w:r w:rsidR="006453BA">
        <w:rPr>
          <w:lang w:eastAsia="en-GB"/>
        </w:rPr>
        <w:t xml:space="preserve">pie chart which would show the number of the </w:t>
      </w:r>
      <w:r w:rsidR="004B1AD3">
        <w:rPr>
          <w:lang w:eastAsia="en-GB"/>
        </w:rPr>
        <w:t>work task</w:t>
      </w:r>
      <w:r w:rsidR="006453BA">
        <w:rPr>
          <w:lang w:eastAsia="en-GB"/>
        </w:rPr>
        <w:t xml:space="preserve">s by the </w:t>
      </w:r>
      <w:r w:rsidR="004B1AD3">
        <w:rPr>
          <w:lang w:eastAsia="en-GB"/>
        </w:rPr>
        <w:t xml:space="preserve">SLA missed reason. If possible, the elements of the pie chart should be clickable and bring </w:t>
      </w:r>
      <w:r w:rsidR="007D49C2">
        <w:rPr>
          <w:lang w:eastAsia="en-GB"/>
        </w:rPr>
        <w:t>the Prepare Work Order screen with the selected records.</w:t>
      </w:r>
    </w:p>
    <w:p w14:paraId="70979D76" w14:textId="183877B7" w:rsidR="000563FE" w:rsidRDefault="000563FE" w:rsidP="00251F38">
      <w:pPr>
        <w:rPr>
          <w:lang w:eastAsia="en-GB"/>
        </w:rPr>
      </w:pPr>
      <w:r>
        <w:rPr>
          <w:lang w:eastAsia="en-GB"/>
        </w:rPr>
        <w:t>The pie chart need</w:t>
      </w:r>
      <w:r w:rsidR="00FD3D1E">
        <w:rPr>
          <w:lang w:eastAsia="en-GB"/>
        </w:rPr>
        <w:t>s</w:t>
      </w:r>
      <w:r>
        <w:rPr>
          <w:lang w:eastAsia="en-GB"/>
        </w:rPr>
        <w:t xml:space="preserve"> to count all work tasks where </w:t>
      </w:r>
      <w:r w:rsidR="00B84CA5">
        <w:rPr>
          <w:lang w:eastAsia="en-GB"/>
        </w:rPr>
        <w:t>Tunstall SLA data &lt; Actual Finish</w:t>
      </w:r>
      <w:r w:rsidR="00E0268F">
        <w:rPr>
          <w:lang w:eastAsia="en-GB"/>
        </w:rPr>
        <w:t xml:space="preserve"> and sort it by the SLA missed reason</w:t>
      </w:r>
      <w:r w:rsidR="00B84CA5">
        <w:rPr>
          <w:lang w:eastAsia="en-GB"/>
        </w:rPr>
        <w:t>.</w:t>
      </w:r>
      <w:r w:rsidR="00E0268F">
        <w:rPr>
          <w:lang w:eastAsia="en-GB"/>
        </w:rPr>
        <w:t xml:space="preserve"> If reason is </w:t>
      </w:r>
      <w:r w:rsidR="001D06B2">
        <w:rPr>
          <w:lang w:eastAsia="en-GB"/>
        </w:rPr>
        <w:t>blank,</w:t>
      </w:r>
      <w:r w:rsidR="00E0268F">
        <w:rPr>
          <w:lang w:eastAsia="en-GB"/>
        </w:rPr>
        <w:t xml:space="preserve"> then on the chart </w:t>
      </w:r>
      <w:r w:rsidR="00BD161B">
        <w:rPr>
          <w:lang w:eastAsia="en-GB"/>
        </w:rPr>
        <w:t>put these work task against “blank” reason.</w:t>
      </w:r>
    </w:p>
    <w:p w14:paraId="6ED8B405" w14:textId="63F12F17" w:rsidR="00B84CA5" w:rsidRDefault="005F2DAF" w:rsidP="00251F38">
      <w:pPr>
        <w:rPr>
          <w:lang w:eastAsia="en-GB"/>
        </w:rPr>
      </w:pPr>
      <w:r>
        <w:rPr>
          <w:noProof/>
          <w:lang w:eastAsia="en-GB"/>
        </w:rPr>
        <mc:AlternateContent>
          <mc:Choice Requires="wps">
            <w:drawing>
              <wp:anchor distT="0" distB="0" distL="114300" distR="114300" simplePos="0" relativeHeight="251702272" behindDoc="0" locked="0" layoutInCell="1" allowOverlap="1" wp14:anchorId="36A86A6F" wp14:editId="3E0BDB80">
                <wp:simplePos x="0" y="0"/>
                <wp:positionH relativeFrom="column">
                  <wp:posOffset>3068569</wp:posOffset>
                </wp:positionH>
                <wp:positionV relativeFrom="paragraph">
                  <wp:posOffset>679025</wp:posOffset>
                </wp:positionV>
                <wp:extent cx="1380015" cy="291493"/>
                <wp:effectExtent l="0" t="0" r="10795" b="13335"/>
                <wp:wrapNone/>
                <wp:docPr id="80" name="Rectangle 80"/>
                <wp:cNvGraphicFramePr/>
                <a:graphic xmlns:a="http://schemas.openxmlformats.org/drawingml/2006/main">
                  <a:graphicData uri="http://schemas.microsoft.com/office/word/2010/wordprocessingShape">
                    <wps:wsp>
                      <wps:cNvSpPr/>
                      <wps:spPr>
                        <a:xfrm>
                          <a:off x="0" y="0"/>
                          <a:ext cx="1380015" cy="2914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F66CD8" id="Rectangle 80" o:spid="_x0000_s1026" style="position:absolute;margin-left:241.6pt;margin-top:53.45pt;width:108.65pt;height:22.9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" filled="f" strokecolor="red" strokeweight="1pt"/>
            </w:pict>
          </mc:Fallback>
        </mc:AlternateContent>
      </w:r>
      <w:r>
        <w:rPr>
          <w:noProof/>
          <w:lang w:eastAsia="en-GB"/>
        </w:rPr>
        <w:drawing>
          <wp:inline distT="0" distB="0" distL="0" distR="0" wp14:anchorId="64A8C9CF" wp14:editId="5A44E9DD">
            <wp:extent cx="4664385" cy="970498"/>
            <wp:effectExtent l="0" t="0" r="3175" b="127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00AD05.tmp"/>
                    <pic:cNvPicPr/>
                  </pic:nvPicPr>
                  <pic:blipFill>
                    <a:blip r:embed="rId24">
                      <a:extLst>
                        <a:ext uri="{28A0092B-C50C-407E-A947-70E740481C1C}">
                          <a14:useLocalDpi xmlns:a14="http://schemas.microsoft.com/office/drawing/2010/main" val="0"/>
                        </a:ext>
                      </a:extLst>
                    </a:blip>
                    <a:stretch>
                      <a:fillRect/>
                    </a:stretch>
                  </pic:blipFill>
                  <pic:spPr>
                    <a:xfrm>
                      <a:off x="0" y="0"/>
                      <a:ext cx="4685138" cy="974816"/>
                    </a:xfrm>
                    <a:prstGeom prst="rect">
                      <a:avLst/>
                    </a:prstGeom>
                  </pic:spPr>
                </pic:pic>
              </a:graphicData>
            </a:graphic>
          </wp:inline>
        </w:drawing>
      </w:r>
    </w:p>
    <w:p w14:paraId="0CD0734C" w14:textId="37A5CD23" w:rsidR="003E3DC2" w:rsidRDefault="003E3DC2" w:rsidP="007B6828">
      <w:pPr>
        <w:pStyle w:val="Heading3"/>
      </w:pPr>
      <w:r>
        <w:lastRenderedPageBreak/>
        <w:t>WOs awaiting Warehousing</w:t>
      </w:r>
    </w:p>
    <w:p w14:paraId="6EBB7EE5" w14:textId="05EAF17D" w:rsidR="00251F38" w:rsidRDefault="00BB3DFF" w:rsidP="00251F38">
      <w:pPr>
        <w:rPr>
          <w:lang w:eastAsia="en-GB"/>
        </w:rPr>
      </w:pPr>
      <w:r>
        <w:rPr>
          <w:lang w:eastAsia="en-GB"/>
        </w:rPr>
        <w:t xml:space="preserve">We need a lobby to count how many work tasks cannot be progressed because it </w:t>
      </w:r>
      <w:r w:rsidR="0046205E">
        <w:rPr>
          <w:lang w:eastAsia="en-GB"/>
        </w:rPr>
        <w:t>is awaiting</w:t>
      </w:r>
      <w:r>
        <w:rPr>
          <w:lang w:eastAsia="en-GB"/>
        </w:rPr>
        <w:t xml:space="preserve"> warehousing team.</w:t>
      </w:r>
      <w:r w:rsidR="0046205E">
        <w:rPr>
          <w:lang w:eastAsia="en-GB"/>
        </w:rPr>
        <w:t xml:space="preserve"> The lobby should bring all work tasks </w:t>
      </w:r>
      <w:r w:rsidR="002A1BCC" w:rsidRPr="002A1BCC">
        <w:rPr>
          <w:highlight w:val="yellow"/>
          <w:lang w:eastAsia="en-GB"/>
        </w:rPr>
        <w:t>in status Released</w:t>
      </w:r>
      <w:r w:rsidR="002A1BCC">
        <w:rPr>
          <w:lang w:eastAsia="en-GB"/>
        </w:rPr>
        <w:t xml:space="preserve"> </w:t>
      </w:r>
      <w:r w:rsidR="0046205E">
        <w:rPr>
          <w:lang w:eastAsia="en-GB"/>
        </w:rPr>
        <w:t>where:</w:t>
      </w:r>
    </w:p>
    <w:p w14:paraId="18E6C9A6" w14:textId="4A3CEBBF" w:rsidR="0046205E" w:rsidRDefault="00A86AF1" w:rsidP="0046205E">
      <w:pPr>
        <w:pStyle w:val="ListParagraph"/>
        <w:numPr>
          <w:ilvl w:val="0"/>
          <w:numId w:val="8"/>
        </w:numPr>
      </w:pPr>
      <w:r>
        <w:t xml:space="preserve">Work task has open material requisition lines where </w:t>
      </w:r>
      <w:r w:rsidR="00AD28DC">
        <w:t>qty required &gt; qty reserved</w:t>
      </w:r>
      <w:r>
        <w:t xml:space="preserve"> or</w:t>
      </w:r>
    </w:p>
    <w:p w14:paraId="512A2969" w14:textId="7EF18292" w:rsidR="00A86AF1" w:rsidRDefault="00827EA7" w:rsidP="0046205E">
      <w:pPr>
        <w:pStyle w:val="ListParagraph"/>
        <w:numPr>
          <w:ilvl w:val="0"/>
          <w:numId w:val="8"/>
        </w:numPr>
      </w:pPr>
      <w:r>
        <w:t xml:space="preserve">Work task has open material requisition lines </w:t>
      </w:r>
      <w:r w:rsidR="00F67786">
        <w:t>where parts are reserved, engineer assigned but requisition has no transport task created</w:t>
      </w:r>
    </w:p>
    <w:p w14:paraId="122B2150" w14:textId="111C8B02" w:rsidR="002559DB" w:rsidRDefault="002559DB" w:rsidP="002559DB">
      <w:r>
        <w:t>Screenshot for option 1:</w:t>
      </w:r>
    </w:p>
    <w:p w14:paraId="2BC193BE" w14:textId="0F0D7551" w:rsidR="00CD3A2F" w:rsidRDefault="008352C2" w:rsidP="00CD3A2F">
      <w:r>
        <w:rPr>
          <w:noProof/>
        </w:rPr>
        <mc:AlternateContent>
          <mc:Choice Requires="wps">
            <w:drawing>
              <wp:anchor distT="0" distB="0" distL="114300" distR="114300" simplePos="0" relativeHeight="251698176" behindDoc="0" locked="0" layoutInCell="1" allowOverlap="1" wp14:anchorId="3C788A1E" wp14:editId="080CA34C">
                <wp:simplePos x="0" y="0"/>
                <wp:positionH relativeFrom="column">
                  <wp:posOffset>1211720</wp:posOffset>
                </wp:positionH>
                <wp:positionV relativeFrom="paragraph">
                  <wp:posOffset>1267561</wp:posOffset>
                </wp:positionV>
                <wp:extent cx="970498" cy="325370"/>
                <wp:effectExtent l="0" t="0" r="20320" b="17780"/>
                <wp:wrapNone/>
                <wp:docPr id="74" name="Rectangle 74"/>
                <wp:cNvGraphicFramePr/>
                <a:graphic xmlns:a="http://schemas.openxmlformats.org/drawingml/2006/main">
                  <a:graphicData uri="http://schemas.microsoft.com/office/word/2010/wordprocessingShape">
                    <wps:wsp>
                      <wps:cNvSpPr/>
                      <wps:spPr>
                        <a:xfrm>
                          <a:off x="0" y="0"/>
                          <a:ext cx="970498" cy="3253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42991F" id="Rectangle 74" o:spid="_x0000_s1026" style="position:absolute;margin-left:95.4pt;margin-top:99.8pt;width:76.4pt;height:25.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" filled="f" strokecolor="red" strokeweight="1pt"/>
            </w:pict>
          </mc:Fallback>
        </mc:AlternateContent>
      </w:r>
      <w:r>
        <w:rPr>
          <w:noProof/>
        </w:rPr>
        <w:drawing>
          <wp:inline distT="0" distB="0" distL="0" distR="0" wp14:anchorId="5A65D7DF" wp14:editId="64DBA2AB">
            <wp:extent cx="4038748" cy="1587578"/>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887433.tmp"/>
                    <pic:cNvPicPr/>
                  </pic:nvPicPr>
                  <pic:blipFill>
                    <a:blip r:embed="rId25">
                      <a:extLst>
                        <a:ext uri="{28A0092B-C50C-407E-A947-70E740481C1C}">
                          <a14:useLocalDpi xmlns:a14="http://schemas.microsoft.com/office/drawing/2010/main" val="0"/>
                        </a:ext>
                      </a:extLst>
                    </a:blip>
                    <a:stretch>
                      <a:fillRect/>
                    </a:stretch>
                  </pic:blipFill>
                  <pic:spPr>
                    <a:xfrm>
                      <a:off x="0" y="0"/>
                      <a:ext cx="4061383" cy="1596475"/>
                    </a:xfrm>
                    <a:prstGeom prst="rect">
                      <a:avLst/>
                    </a:prstGeom>
                  </pic:spPr>
                </pic:pic>
              </a:graphicData>
            </a:graphic>
          </wp:inline>
        </w:drawing>
      </w:r>
    </w:p>
    <w:p w14:paraId="125A50A3" w14:textId="2DD43723" w:rsidR="002559DB" w:rsidRDefault="002559DB" w:rsidP="00CD3A2F"/>
    <w:p w14:paraId="4153FCDA" w14:textId="02083BF8" w:rsidR="002559DB" w:rsidRDefault="002559DB" w:rsidP="00CD3A2F">
      <w:r>
        <w:t>Screenshot for option 2:</w:t>
      </w:r>
    </w:p>
    <w:p w14:paraId="10F15CFB" w14:textId="09B31A44" w:rsidR="002559DB" w:rsidRDefault="00D36F34" w:rsidP="00CD3A2F">
      <w:r>
        <w:rPr>
          <w:noProof/>
        </w:rPr>
        <mc:AlternateContent>
          <mc:Choice Requires="wps">
            <w:drawing>
              <wp:anchor distT="0" distB="0" distL="114300" distR="114300" simplePos="0" relativeHeight="251700224" behindDoc="0" locked="0" layoutInCell="1" allowOverlap="1" wp14:anchorId="30CF44B0" wp14:editId="5DBBD3A4">
                <wp:simplePos x="0" y="0"/>
                <wp:positionH relativeFrom="column">
                  <wp:posOffset>2457099</wp:posOffset>
                </wp:positionH>
                <wp:positionV relativeFrom="paragraph">
                  <wp:posOffset>1125707</wp:posOffset>
                </wp:positionV>
                <wp:extent cx="858302" cy="291710"/>
                <wp:effectExtent l="0" t="0" r="18415" b="13335"/>
                <wp:wrapNone/>
                <wp:docPr id="77" name="Rectangle 77"/>
                <wp:cNvGraphicFramePr/>
                <a:graphic xmlns:a="http://schemas.openxmlformats.org/drawingml/2006/main">
                  <a:graphicData uri="http://schemas.microsoft.com/office/word/2010/wordprocessingShape">
                    <wps:wsp>
                      <wps:cNvSpPr/>
                      <wps:spPr>
                        <a:xfrm>
                          <a:off x="0" y="0"/>
                          <a:ext cx="858302" cy="2917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8BC58" id="Rectangle 77" o:spid="_x0000_s1026" style="position:absolute;margin-left:193.45pt;margin-top:88.65pt;width:67.6pt;height:22.9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99200" behindDoc="0" locked="0" layoutInCell="1" allowOverlap="1" wp14:anchorId="446BE709" wp14:editId="5B5DFDBB">
                <wp:simplePos x="0" y="0"/>
                <wp:positionH relativeFrom="column">
                  <wp:posOffset>4358827</wp:posOffset>
                </wp:positionH>
                <wp:positionV relativeFrom="paragraph">
                  <wp:posOffset>1103268</wp:posOffset>
                </wp:positionV>
                <wp:extent cx="560982" cy="274881"/>
                <wp:effectExtent l="0" t="0" r="10795" b="11430"/>
                <wp:wrapNone/>
                <wp:docPr id="76" name="Rectangle 76"/>
                <wp:cNvGraphicFramePr/>
                <a:graphic xmlns:a="http://schemas.openxmlformats.org/drawingml/2006/main">
                  <a:graphicData uri="http://schemas.microsoft.com/office/word/2010/wordprocessingShape">
                    <wps:wsp>
                      <wps:cNvSpPr/>
                      <wps:spPr>
                        <a:xfrm>
                          <a:off x="0" y="0"/>
                          <a:ext cx="560982" cy="2748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51B717" id="Rectangle 76" o:spid="_x0000_s1026" style="position:absolute;margin-left:343.2pt;margin-top:86.85pt;width:44.15pt;height:21.6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" filled="f" strokecolor="red" strokeweight="1pt"/>
            </w:pict>
          </mc:Fallback>
        </mc:AlternateContent>
      </w:r>
      <w:r w:rsidR="006B4235">
        <w:rPr>
          <w:noProof/>
        </w:rPr>
        <w:drawing>
          <wp:inline distT="0" distB="0" distL="0" distR="0" wp14:anchorId="56AE232C" wp14:editId="27294475">
            <wp:extent cx="4964687" cy="1448813"/>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8880E4.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82206" cy="1453925"/>
                    </a:xfrm>
                    <a:prstGeom prst="rect">
                      <a:avLst/>
                    </a:prstGeom>
                  </pic:spPr>
                </pic:pic>
              </a:graphicData>
            </a:graphic>
          </wp:inline>
        </w:drawing>
      </w:r>
    </w:p>
    <w:p w14:paraId="37035475" w14:textId="09DBD36C" w:rsidR="00D36F34" w:rsidRDefault="002A1BCC" w:rsidP="00CD3A2F">
      <w:r>
        <w:rPr>
          <w:noProof/>
        </w:rPr>
        <mc:AlternateContent>
          <mc:Choice Requires="wps">
            <w:drawing>
              <wp:anchor distT="0" distB="0" distL="114300" distR="114300" simplePos="0" relativeHeight="251710464" behindDoc="0" locked="0" layoutInCell="1" allowOverlap="1" wp14:anchorId="514A9420" wp14:editId="13D6703C">
                <wp:simplePos x="0" y="0"/>
                <wp:positionH relativeFrom="column">
                  <wp:posOffset>1016813</wp:posOffset>
                </wp:positionH>
                <wp:positionV relativeFrom="paragraph">
                  <wp:posOffset>548767</wp:posOffset>
                </wp:positionV>
                <wp:extent cx="277977" cy="212141"/>
                <wp:effectExtent l="0" t="0" r="27305" b="16510"/>
                <wp:wrapNone/>
                <wp:docPr id="92" name="Rectangle 92"/>
                <wp:cNvGraphicFramePr/>
                <a:graphic xmlns:a="http://schemas.openxmlformats.org/drawingml/2006/main">
                  <a:graphicData uri="http://schemas.microsoft.com/office/word/2010/wordprocessingShape">
                    <wps:wsp>
                      <wps:cNvSpPr/>
                      <wps:spPr>
                        <a:xfrm>
                          <a:off x="0" y="0"/>
                          <a:ext cx="277977" cy="2121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18F046" id="Rectangle 92" o:spid="_x0000_s1026" style="position:absolute;margin-left:80.05pt;margin-top:43.2pt;width:21.9pt;height:16.7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" filled="f" strokecolor="red" strokeweight="1pt"/>
            </w:pict>
          </mc:Fallback>
        </mc:AlternateContent>
      </w:r>
      <w:r w:rsidR="00D36F34">
        <w:rPr>
          <w:noProof/>
        </w:rPr>
        <mc:AlternateContent>
          <mc:Choice Requires="wps">
            <w:drawing>
              <wp:anchor distT="0" distB="0" distL="114300" distR="114300" simplePos="0" relativeHeight="251701248" behindDoc="0" locked="0" layoutInCell="1" allowOverlap="1" wp14:anchorId="124EBBE8" wp14:editId="5E7C2EC7">
                <wp:simplePos x="0" y="0"/>
                <wp:positionH relativeFrom="column">
                  <wp:posOffset>112196</wp:posOffset>
                </wp:positionH>
                <wp:positionV relativeFrom="paragraph">
                  <wp:posOffset>1525773</wp:posOffset>
                </wp:positionV>
                <wp:extent cx="3949311" cy="319759"/>
                <wp:effectExtent l="0" t="0" r="13335" b="23495"/>
                <wp:wrapNone/>
                <wp:docPr id="79" name="Rectangle 79"/>
                <wp:cNvGraphicFramePr/>
                <a:graphic xmlns:a="http://schemas.openxmlformats.org/drawingml/2006/main">
                  <a:graphicData uri="http://schemas.microsoft.com/office/word/2010/wordprocessingShape">
                    <wps:wsp>
                      <wps:cNvSpPr/>
                      <wps:spPr>
                        <a:xfrm>
                          <a:off x="0" y="0"/>
                          <a:ext cx="3949311" cy="3197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F24F56" id="Rectangle 79" o:spid="_x0000_s1026" style="position:absolute;margin-left:8.85pt;margin-top:120.15pt;width:310.95pt;height:25.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" filled="f" strokecolor="red" strokeweight="1pt"/>
            </w:pict>
          </mc:Fallback>
        </mc:AlternateContent>
      </w:r>
      <w:r w:rsidR="00D36F34">
        <w:rPr>
          <w:noProof/>
        </w:rPr>
        <w:drawing>
          <wp:inline distT="0" distB="0" distL="0" distR="0" wp14:anchorId="68A0A5D5" wp14:editId="515725BF">
            <wp:extent cx="4354261" cy="1918557"/>
            <wp:effectExtent l="0" t="0" r="8255" b="5715"/>
            <wp:docPr id="78" name="Picture 7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88140.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60982" cy="1921518"/>
                    </a:xfrm>
                    <a:prstGeom prst="rect">
                      <a:avLst/>
                    </a:prstGeom>
                  </pic:spPr>
                </pic:pic>
              </a:graphicData>
            </a:graphic>
          </wp:inline>
        </w:drawing>
      </w:r>
    </w:p>
    <w:p w14:paraId="353D7B14" w14:textId="77777777" w:rsidR="008247E9" w:rsidRPr="00251F38" w:rsidRDefault="008247E9" w:rsidP="00CD3A2F"/>
    <w:p w14:paraId="3EFB35DE" w14:textId="464E5659" w:rsidR="007B6828" w:rsidRDefault="003E3DC2" w:rsidP="007B6828">
      <w:pPr>
        <w:pStyle w:val="Heading3"/>
      </w:pPr>
      <w:r>
        <w:t>Materials dependent: ready to assign</w:t>
      </w:r>
    </w:p>
    <w:p w14:paraId="0791585C" w14:textId="77777777" w:rsidR="007B6828" w:rsidRPr="007B6828" w:rsidRDefault="007B6828" w:rsidP="007B6828">
      <w:pPr>
        <w:rPr>
          <w:lang w:eastAsia="en-GB"/>
        </w:rPr>
      </w:pPr>
      <w:r w:rsidRPr="007B6828">
        <w:rPr>
          <w:lang w:eastAsia="en-GB"/>
        </w:rPr>
        <w:t>We need a tile which would count all unassigned work orders where all material requisition lines associated to the work task are reserved. The material requisition must exist for task to appear on this lobby.</w:t>
      </w:r>
    </w:p>
    <w:p w14:paraId="6DF7884D" w14:textId="77777777" w:rsidR="007B6828" w:rsidRPr="007B6828" w:rsidRDefault="007B6828" w:rsidP="007B6828">
      <w:pPr>
        <w:rPr>
          <w:lang w:eastAsia="en-GB"/>
        </w:rPr>
      </w:pPr>
      <w:r w:rsidRPr="007B6828">
        <w:rPr>
          <w:lang w:eastAsia="en-GB"/>
        </w:rPr>
        <w:lastRenderedPageBreak/>
        <w:t>To identify unassigned check Work Assignments tab – it should not have records against it.</w:t>
      </w:r>
    </w:p>
    <w:p w14:paraId="4C34EBBB" w14:textId="77777777" w:rsidR="007B6828" w:rsidRDefault="007B6828" w:rsidP="007B6828">
      <w:pPr>
        <w:rPr>
          <w:highlight w:val="yellow"/>
          <w:lang w:eastAsia="en-GB"/>
        </w:rPr>
      </w:pPr>
      <w:r>
        <w:rPr>
          <w:noProof/>
          <w:lang w:eastAsia="en-GB"/>
        </w:rPr>
        <mc:AlternateContent>
          <mc:Choice Requires="wps">
            <w:drawing>
              <wp:anchor distT="0" distB="0" distL="114300" distR="114300" simplePos="0" relativeHeight="251668480" behindDoc="0" locked="0" layoutInCell="1" allowOverlap="1" wp14:anchorId="026216E9" wp14:editId="08159215">
                <wp:simplePos x="0" y="0"/>
                <wp:positionH relativeFrom="column">
                  <wp:posOffset>508883</wp:posOffset>
                </wp:positionH>
                <wp:positionV relativeFrom="paragraph">
                  <wp:posOffset>1074696</wp:posOffset>
                </wp:positionV>
                <wp:extent cx="270345" cy="135172"/>
                <wp:effectExtent l="0" t="0" r="15875" b="17780"/>
                <wp:wrapNone/>
                <wp:docPr id="96" name="Rectangle 96"/>
                <wp:cNvGraphicFramePr/>
                <a:graphic xmlns:a="http://schemas.openxmlformats.org/drawingml/2006/main">
                  <a:graphicData uri="http://schemas.microsoft.com/office/word/2010/wordprocessingShape">
                    <wps:wsp>
                      <wps:cNvSpPr/>
                      <wps:spPr>
                        <a:xfrm>
                          <a:off x="0" y="0"/>
                          <a:ext cx="270345" cy="135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6D58A1" id="Rectangle 96" o:spid="_x0000_s1026" style="position:absolute;margin-left:40.05pt;margin-top:84.6pt;width:21.3pt;height:10.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" filled="f" strokecolor="red" strokeweight="1pt"/>
            </w:pict>
          </mc:Fallback>
        </mc:AlternateContent>
      </w:r>
      <w:r>
        <w:rPr>
          <w:noProof/>
          <w:lang w:eastAsia="en-GB"/>
        </w:rPr>
        <mc:AlternateContent>
          <mc:Choice Requires="wps">
            <w:drawing>
              <wp:anchor distT="0" distB="0" distL="114300" distR="114300" simplePos="0" relativeHeight="251667456" behindDoc="0" locked="0" layoutInCell="1" allowOverlap="1" wp14:anchorId="3E91F444" wp14:editId="0054ADDD">
                <wp:simplePos x="0" y="0"/>
                <wp:positionH relativeFrom="column">
                  <wp:posOffset>381414</wp:posOffset>
                </wp:positionH>
                <wp:positionV relativeFrom="paragraph">
                  <wp:posOffset>2076450</wp:posOffset>
                </wp:positionV>
                <wp:extent cx="2472856" cy="524787"/>
                <wp:effectExtent l="0" t="0" r="22860" b="27940"/>
                <wp:wrapNone/>
                <wp:docPr id="93" name="Rectangle 93"/>
                <wp:cNvGraphicFramePr/>
                <a:graphic xmlns:a="http://schemas.openxmlformats.org/drawingml/2006/main">
                  <a:graphicData uri="http://schemas.microsoft.com/office/word/2010/wordprocessingShape">
                    <wps:wsp>
                      <wps:cNvSpPr/>
                      <wps:spPr>
                        <a:xfrm>
                          <a:off x="0" y="0"/>
                          <a:ext cx="2472856" cy="5247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43059" id="Rectangle 93" o:spid="_x0000_s1026" style="position:absolute;margin-left:30.05pt;margin-top:163.5pt;width:194.7pt;height:4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" filled="f" strokecolor="red" strokeweight="1pt"/>
            </w:pict>
          </mc:Fallback>
        </mc:AlternateContent>
      </w:r>
      <w:r>
        <w:rPr>
          <w:noProof/>
          <w:lang w:eastAsia="en-GB"/>
        </w:rPr>
        <w:drawing>
          <wp:inline distT="0" distB="0" distL="0" distR="0" wp14:anchorId="4B9EA152" wp14:editId="1F9F9CCF">
            <wp:extent cx="5386274" cy="2647784"/>
            <wp:effectExtent l="0" t="0" r="5080" b="63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D0EB4.tmp"/>
                    <pic:cNvPicPr/>
                  </pic:nvPicPr>
                  <pic:blipFill>
                    <a:blip r:embed="rId28">
                      <a:extLst>
                        <a:ext uri="{28A0092B-C50C-407E-A947-70E740481C1C}">
                          <a14:useLocalDpi xmlns:a14="http://schemas.microsoft.com/office/drawing/2010/main" val="0"/>
                        </a:ext>
                      </a:extLst>
                    </a:blip>
                    <a:stretch>
                      <a:fillRect/>
                    </a:stretch>
                  </pic:blipFill>
                  <pic:spPr>
                    <a:xfrm>
                      <a:off x="0" y="0"/>
                      <a:ext cx="5399336" cy="2654205"/>
                    </a:xfrm>
                    <a:prstGeom prst="rect">
                      <a:avLst/>
                    </a:prstGeom>
                  </pic:spPr>
                </pic:pic>
              </a:graphicData>
            </a:graphic>
          </wp:inline>
        </w:drawing>
      </w:r>
    </w:p>
    <w:p w14:paraId="25444538" w14:textId="77777777" w:rsidR="007B6828" w:rsidRPr="007B6828" w:rsidRDefault="007B6828" w:rsidP="007B6828">
      <w:pPr>
        <w:rPr>
          <w:lang w:eastAsia="en-GB"/>
        </w:rPr>
      </w:pPr>
      <w:r w:rsidRPr="007B6828">
        <w:rPr>
          <w:lang w:eastAsia="en-GB"/>
        </w:rPr>
        <w:t>Then check the Materials tab. Bring the task to the lobby when all material lines are reserved – where qty required = qty reserved.</w:t>
      </w:r>
    </w:p>
    <w:p w14:paraId="4720387B" w14:textId="77777777" w:rsidR="007B6828" w:rsidRDefault="007B6828" w:rsidP="007B6828">
      <w:pPr>
        <w:rPr>
          <w:highlight w:val="yellow"/>
          <w:lang w:eastAsia="en-GB"/>
        </w:rPr>
      </w:pPr>
      <w:r>
        <w:rPr>
          <w:noProof/>
          <w:lang w:eastAsia="en-GB"/>
        </w:rPr>
        <mc:AlternateContent>
          <mc:Choice Requires="wps">
            <w:drawing>
              <wp:anchor distT="0" distB="0" distL="114300" distR="114300" simplePos="0" relativeHeight="251670528" behindDoc="0" locked="0" layoutInCell="1" allowOverlap="1" wp14:anchorId="494F8724" wp14:editId="0B005708">
                <wp:simplePos x="0" y="0"/>
                <wp:positionH relativeFrom="column">
                  <wp:posOffset>874643</wp:posOffset>
                </wp:positionH>
                <wp:positionV relativeFrom="paragraph">
                  <wp:posOffset>1685677</wp:posOffset>
                </wp:positionV>
                <wp:extent cx="326004" cy="596347"/>
                <wp:effectExtent l="0" t="0" r="17145" b="13335"/>
                <wp:wrapNone/>
                <wp:docPr id="99" name="Rectangle 99"/>
                <wp:cNvGraphicFramePr/>
                <a:graphic xmlns:a="http://schemas.openxmlformats.org/drawingml/2006/main">
                  <a:graphicData uri="http://schemas.microsoft.com/office/word/2010/wordprocessingShape">
                    <wps:wsp>
                      <wps:cNvSpPr/>
                      <wps:spPr>
                        <a:xfrm>
                          <a:off x="0" y="0"/>
                          <a:ext cx="326004" cy="5963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B1CA9" id="Rectangle 99" o:spid="_x0000_s1026" style="position:absolute;margin-left:68.85pt;margin-top:132.75pt;width:25.65pt;height:46.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" filled="f" strokecolor="red" strokeweight="1pt"/>
            </w:pict>
          </mc:Fallback>
        </mc:AlternateContent>
      </w:r>
      <w:r>
        <w:rPr>
          <w:noProof/>
          <w:lang w:eastAsia="en-GB"/>
        </w:rPr>
        <mc:AlternateContent>
          <mc:Choice Requires="wps">
            <w:drawing>
              <wp:anchor distT="0" distB="0" distL="114300" distR="114300" simplePos="0" relativeHeight="251669504" behindDoc="0" locked="0" layoutInCell="1" allowOverlap="1" wp14:anchorId="2717976A" wp14:editId="4F187840">
                <wp:simplePos x="0" y="0"/>
                <wp:positionH relativeFrom="column">
                  <wp:posOffset>3872285</wp:posOffset>
                </wp:positionH>
                <wp:positionV relativeFrom="paragraph">
                  <wp:posOffset>1677725</wp:posOffset>
                </wp:positionV>
                <wp:extent cx="1526651" cy="691764"/>
                <wp:effectExtent l="0" t="0" r="16510" b="13335"/>
                <wp:wrapNone/>
                <wp:docPr id="98" name="Rectangle 98"/>
                <wp:cNvGraphicFramePr/>
                <a:graphic xmlns:a="http://schemas.openxmlformats.org/drawingml/2006/main">
                  <a:graphicData uri="http://schemas.microsoft.com/office/word/2010/wordprocessingShape">
                    <wps:wsp>
                      <wps:cNvSpPr/>
                      <wps:spPr>
                        <a:xfrm>
                          <a:off x="0" y="0"/>
                          <a:ext cx="1526651" cy="6917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A95221" id="Rectangle 98" o:spid="_x0000_s1026" style="position:absolute;margin-left:304.9pt;margin-top:132.1pt;width:120.2pt;height:54.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" filled="f" strokecolor="red" strokeweight="1pt"/>
            </w:pict>
          </mc:Fallback>
        </mc:AlternateContent>
      </w:r>
      <w:r>
        <w:rPr>
          <w:noProof/>
          <w:lang w:eastAsia="en-GB"/>
        </w:rPr>
        <w:drawing>
          <wp:inline distT="0" distB="0" distL="0" distR="0" wp14:anchorId="78CA18AC" wp14:editId="7C216E20">
            <wp:extent cx="5731510" cy="2451100"/>
            <wp:effectExtent l="0" t="0" r="2540" b="6350"/>
            <wp:docPr id="97" name="Picture 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D0F220.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2451100"/>
                    </a:xfrm>
                    <a:prstGeom prst="rect">
                      <a:avLst/>
                    </a:prstGeom>
                  </pic:spPr>
                </pic:pic>
              </a:graphicData>
            </a:graphic>
          </wp:inline>
        </w:drawing>
      </w:r>
    </w:p>
    <w:p w14:paraId="3A2396EF" w14:textId="77777777" w:rsidR="007B6828" w:rsidRPr="00634AA3" w:rsidRDefault="007B6828" w:rsidP="007B6828">
      <w:pPr>
        <w:rPr>
          <w:highlight w:val="yellow"/>
          <w:lang w:eastAsia="en-GB"/>
        </w:rPr>
      </w:pPr>
    </w:p>
    <w:p w14:paraId="46535FDC" w14:textId="77777777" w:rsidR="007B6828" w:rsidRPr="007B6828" w:rsidRDefault="007B6828" w:rsidP="007B6828">
      <w:pPr>
        <w:rPr>
          <w:lang w:eastAsia="en-GB"/>
        </w:rPr>
      </w:pPr>
    </w:p>
    <w:p w14:paraId="45FFD85B" w14:textId="221A84D9" w:rsidR="003E3DC2" w:rsidRDefault="003E3DC2" w:rsidP="007B6828">
      <w:pPr>
        <w:pStyle w:val="Heading3"/>
      </w:pPr>
      <w:r>
        <w:t>Materials dependent: ready to transfer</w:t>
      </w:r>
    </w:p>
    <w:p w14:paraId="0929ACB5" w14:textId="77777777" w:rsidR="007B6828" w:rsidRPr="007B6828" w:rsidRDefault="007B6828" w:rsidP="007B6828">
      <w:pPr>
        <w:rPr>
          <w:lang w:eastAsia="en-GB"/>
        </w:rPr>
      </w:pPr>
      <w:r w:rsidRPr="007B6828">
        <w:rPr>
          <w:lang w:eastAsia="en-GB"/>
        </w:rPr>
        <w:t>We need a lobby tile which would show the count of the assigned but not transferred work tasks which has material requisition attached to it with the transport task in status Picked or Executed.</w:t>
      </w:r>
    </w:p>
    <w:p w14:paraId="1ED35BF8" w14:textId="77777777" w:rsidR="007B6828" w:rsidRDefault="007B6828" w:rsidP="007B6828">
      <w:pPr>
        <w:rPr>
          <w:lang w:eastAsia="en-GB"/>
        </w:rPr>
      </w:pPr>
      <w:r w:rsidRPr="007B6828">
        <w:rPr>
          <w:lang w:eastAsia="en-GB"/>
        </w:rPr>
        <w:t xml:space="preserve">Work task should have work assignment attached to </w:t>
      </w:r>
      <w:proofErr w:type="gramStart"/>
      <w:r w:rsidRPr="007B6828">
        <w:rPr>
          <w:lang w:eastAsia="en-GB"/>
        </w:rPr>
        <w:t>it, but</w:t>
      </w:r>
      <w:proofErr w:type="gramEnd"/>
      <w:r w:rsidRPr="007B6828">
        <w:rPr>
          <w:lang w:eastAsia="en-GB"/>
        </w:rPr>
        <w:t xml:space="preserve"> Sent Date should be blank.</w:t>
      </w:r>
    </w:p>
    <w:p w14:paraId="2D7C061F" w14:textId="77777777" w:rsidR="007B6828" w:rsidRDefault="007B6828" w:rsidP="007B6828">
      <w:pPr>
        <w:rPr>
          <w:lang w:eastAsia="en-GB"/>
        </w:rPr>
      </w:pPr>
      <w:r>
        <w:rPr>
          <w:noProof/>
          <w:lang w:eastAsia="en-GB"/>
        </w:rPr>
        <w:lastRenderedPageBreak/>
        <mc:AlternateContent>
          <mc:Choice Requires="wps">
            <w:drawing>
              <wp:anchor distT="0" distB="0" distL="114300" distR="114300" simplePos="0" relativeHeight="251673600" behindDoc="0" locked="0" layoutInCell="1" allowOverlap="1" wp14:anchorId="7FA1B73F" wp14:editId="79FFDA07">
                <wp:simplePos x="0" y="0"/>
                <wp:positionH relativeFrom="column">
                  <wp:posOffset>5351228</wp:posOffset>
                </wp:positionH>
                <wp:positionV relativeFrom="paragraph">
                  <wp:posOffset>1730430</wp:posOffset>
                </wp:positionV>
                <wp:extent cx="246490" cy="262393"/>
                <wp:effectExtent l="0" t="0" r="20320" b="23495"/>
                <wp:wrapNone/>
                <wp:docPr id="102" name="Rectangle 102"/>
                <wp:cNvGraphicFramePr/>
                <a:graphic xmlns:a="http://schemas.openxmlformats.org/drawingml/2006/main">
                  <a:graphicData uri="http://schemas.microsoft.com/office/word/2010/wordprocessingShape">
                    <wps:wsp>
                      <wps:cNvSpPr/>
                      <wps:spPr>
                        <a:xfrm>
                          <a:off x="0" y="0"/>
                          <a:ext cx="246490" cy="2623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F90881" id="Rectangle 102" o:spid="_x0000_s1026" style="position:absolute;margin-left:421.35pt;margin-top:136.25pt;width:19.4pt;height:20.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" filled="f" strokecolor="red" strokeweight="1pt"/>
            </w:pict>
          </mc:Fallback>
        </mc:AlternateContent>
      </w:r>
      <w:r>
        <w:rPr>
          <w:noProof/>
          <w:lang w:eastAsia="en-GB"/>
        </w:rPr>
        <mc:AlternateContent>
          <mc:Choice Requires="wps">
            <w:drawing>
              <wp:anchor distT="0" distB="0" distL="114300" distR="114300" simplePos="0" relativeHeight="251672576" behindDoc="0" locked="0" layoutInCell="1" allowOverlap="1" wp14:anchorId="675C3F58" wp14:editId="58F6F619">
                <wp:simplePos x="0" y="0"/>
                <wp:positionH relativeFrom="column">
                  <wp:posOffset>731520</wp:posOffset>
                </wp:positionH>
                <wp:positionV relativeFrom="paragraph">
                  <wp:posOffset>1754284</wp:posOffset>
                </wp:positionV>
                <wp:extent cx="326003" cy="230588"/>
                <wp:effectExtent l="0" t="0" r="17145" b="17145"/>
                <wp:wrapNone/>
                <wp:docPr id="101" name="Rectangle 101"/>
                <wp:cNvGraphicFramePr/>
                <a:graphic xmlns:a="http://schemas.openxmlformats.org/drawingml/2006/main">
                  <a:graphicData uri="http://schemas.microsoft.com/office/word/2010/wordprocessingShape">
                    <wps:wsp>
                      <wps:cNvSpPr/>
                      <wps:spPr>
                        <a:xfrm>
                          <a:off x="0" y="0"/>
                          <a:ext cx="326003"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9056E0" id="Rectangle 101" o:spid="_x0000_s1026" style="position:absolute;margin-left:57.6pt;margin-top:138.15pt;width:25.65pt;height:18.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" filled="f" strokecolor="red" strokeweight="1pt"/>
            </w:pict>
          </mc:Fallback>
        </mc:AlternateContent>
      </w:r>
      <w:r>
        <w:rPr>
          <w:noProof/>
          <w:lang w:eastAsia="en-GB"/>
        </w:rPr>
        <w:drawing>
          <wp:inline distT="0" distB="0" distL="0" distR="0" wp14:anchorId="154C02D6" wp14:editId="201598D8">
            <wp:extent cx="5731510" cy="2009140"/>
            <wp:effectExtent l="0" t="0" r="2540" b="0"/>
            <wp:docPr id="100" name="Picture 10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4D0C914.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009140"/>
                    </a:xfrm>
                    <a:prstGeom prst="rect">
                      <a:avLst/>
                    </a:prstGeom>
                  </pic:spPr>
                </pic:pic>
              </a:graphicData>
            </a:graphic>
          </wp:inline>
        </w:drawing>
      </w:r>
    </w:p>
    <w:p w14:paraId="0A03A29D" w14:textId="77777777" w:rsidR="007B6828" w:rsidRDefault="007B6828" w:rsidP="007B6828">
      <w:pPr>
        <w:rPr>
          <w:lang w:eastAsia="en-GB"/>
        </w:rPr>
      </w:pPr>
    </w:p>
    <w:p w14:paraId="48822239" w14:textId="77777777" w:rsidR="007B6828" w:rsidRDefault="007B6828" w:rsidP="007B6828">
      <w:pPr>
        <w:rPr>
          <w:lang w:eastAsia="en-GB"/>
        </w:rPr>
      </w:pPr>
      <w:r w:rsidRPr="007B6828">
        <w:rPr>
          <w:lang w:eastAsia="en-GB"/>
        </w:rPr>
        <w:t>The material requisition which attached to the work task should have associated transport task(s) in status picked or executed.</w:t>
      </w:r>
    </w:p>
    <w:p w14:paraId="4367BF98" w14:textId="77777777" w:rsidR="007B6828" w:rsidRDefault="007B6828" w:rsidP="007B6828">
      <w:pPr>
        <w:rPr>
          <w:lang w:eastAsia="en-GB"/>
        </w:rPr>
      </w:pPr>
      <w:r>
        <w:rPr>
          <w:noProof/>
          <w:lang w:eastAsia="en-GB"/>
        </w:rPr>
        <mc:AlternateContent>
          <mc:Choice Requires="wps">
            <w:drawing>
              <wp:anchor distT="0" distB="0" distL="114300" distR="114300" simplePos="0" relativeHeight="251677696" behindDoc="0" locked="0" layoutInCell="1" allowOverlap="1" wp14:anchorId="77956CC8" wp14:editId="3A7B3E73">
                <wp:simplePos x="0" y="0"/>
                <wp:positionH relativeFrom="column">
                  <wp:posOffset>787179</wp:posOffset>
                </wp:positionH>
                <wp:positionV relativeFrom="paragraph">
                  <wp:posOffset>1443962</wp:posOffset>
                </wp:positionV>
                <wp:extent cx="286247" cy="524786"/>
                <wp:effectExtent l="0" t="0" r="19050" b="27940"/>
                <wp:wrapNone/>
                <wp:docPr id="108" name="Rectangle 108"/>
                <wp:cNvGraphicFramePr/>
                <a:graphic xmlns:a="http://schemas.openxmlformats.org/drawingml/2006/main">
                  <a:graphicData uri="http://schemas.microsoft.com/office/word/2010/wordprocessingShape">
                    <wps:wsp>
                      <wps:cNvSpPr/>
                      <wps:spPr>
                        <a:xfrm>
                          <a:off x="0" y="0"/>
                          <a:ext cx="286247" cy="5247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E9CEA8" id="Rectangle 108" o:spid="_x0000_s1026" style="position:absolute;margin-left:62pt;margin-top:113.7pt;width:22.55pt;height:41.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" filled="f" strokecolor="red" strokeweight="1pt"/>
            </w:pict>
          </mc:Fallback>
        </mc:AlternateContent>
      </w:r>
      <w:r>
        <w:rPr>
          <w:noProof/>
          <w:lang w:eastAsia="en-GB"/>
        </w:rPr>
        <mc:AlternateContent>
          <mc:Choice Requires="wps">
            <w:drawing>
              <wp:anchor distT="0" distB="0" distL="114300" distR="114300" simplePos="0" relativeHeight="251674624" behindDoc="0" locked="0" layoutInCell="1" allowOverlap="1" wp14:anchorId="25179D1E" wp14:editId="15F34B7D">
                <wp:simplePos x="0" y="0"/>
                <wp:positionH relativeFrom="column">
                  <wp:posOffset>254442</wp:posOffset>
                </wp:positionH>
                <wp:positionV relativeFrom="paragraph">
                  <wp:posOffset>847615</wp:posOffset>
                </wp:positionV>
                <wp:extent cx="405516" cy="262393"/>
                <wp:effectExtent l="0" t="0" r="13970" b="23495"/>
                <wp:wrapNone/>
                <wp:docPr id="104" name="Rectangle 104"/>
                <wp:cNvGraphicFramePr/>
                <a:graphic xmlns:a="http://schemas.openxmlformats.org/drawingml/2006/main">
                  <a:graphicData uri="http://schemas.microsoft.com/office/word/2010/wordprocessingShape">
                    <wps:wsp>
                      <wps:cNvSpPr/>
                      <wps:spPr>
                        <a:xfrm>
                          <a:off x="0" y="0"/>
                          <a:ext cx="405516" cy="2623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5E4500" id="Rectangle 104" o:spid="_x0000_s1026" style="position:absolute;margin-left:20.05pt;margin-top:66.75pt;width:31.95pt;height:20.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" filled="f" strokecolor="red" strokeweight="1pt"/>
            </w:pict>
          </mc:Fallback>
        </mc:AlternateContent>
      </w:r>
      <w:r>
        <w:rPr>
          <w:noProof/>
          <w:lang w:eastAsia="en-GB"/>
        </w:rPr>
        <w:drawing>
          <wp:inline distT="0" distB="0" distL="0" distR="0" wp14:anchorId="31A3A7BE" wp14:editId="6E66F9BD">
            <wp:extent cx="4754880" cy="2022378"/>
            <wp:effectExtent l="0" t="0" r="7620" b="0"/>
            <wp:docPr id="103" name="Picture 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4D090EB.tmp"/>
                    <pic:cNvPicPr/>
                  </pic:nvPicPr>
                  <pic:blipFill>
                    <a:blip r:embed="rId31">
                      <a:extLst>
                        <a:ext uri="{28A0092B-C50C-407E-A947-70E740481C1C}">
                          <a14:useLocalDpi xmlns:a14="http://schemas.microsoft.com/office/drawing/2010/main" val="0"/>
                        </a:ext>
                      </a:extLst>
                    </a:blip>
                    <a:stretch>
                      <a:fillRect/>
                    </a:stretch>
                  </pic:blipFill>
                  <pic:spPr>
                    <a:xfrm>
                      <a:off x="0" y="0"/>
                      <a:ext cx="4758951" cy="2024109"/>
                    </a:xfrm>
                    <a:prstGeom prst="rect">
                      <a:avLst/>
                    </a:prstGeom>
                  </pic:spPr>
                </pic:pic>
              </a:graphicData>
            </a:graphic>
          </wp:inline>
        </w:drawing>
      </w:r>
    </w:p>
    <w:p w14:paraId="7E2E10B8" w14:textId="77777777" w:rsidR="007B6828" w:rsidRDefault="007B6828" w:rsidP="007B6828">
      <w:pPr>
        <w:rPr>
          <w:lang w:eastAsia="en-GB"/>
        </w:rPr>
      </w:pPr>
      <w:r>
        <w:rPr>
          <w:noProof/>
          <w:lang w:eastAsia="en-GB"/>
        </w:rPr>
        <mc:AlternateContent>
          <mc:Choice Requires="wps">
            <w:drawing>
              <wp:anchor distT="0" distB="0" distL="114300" distR="114300" simplePos="0" relativeHeight="251676672" behindDoc="0" locked="0" layoutInCell="1" allowOverlap="1" wp14:anchorId="7F87C011" wp14:editId="15E0487C">
                <wp:simplePos x="0" y="0"/>
                <wp:positionH relativeFrom="column">
                  <wp:posOffset>4961614</wp:posOffset>
                </wp:positionH>
                <wp:positionV relativeFrom="paragraph">
                  <wp:posOffset>1041621</wp:posOffset>
                </wp:positionV>
                <wp:extent cx="659848" cy="286247"/>
                <wp:effectExtent l="0" t="0" r="26035" b="19050"/>
                <wp:wrapNone/>
                <wp:docPr id="107" name="Rectangle 107"/>
                <wp:cNvGraphicFramePr/>
                <a:graphic xmlns:a="http://schemas.openxmlformats.org/drawingml/2006/main">
                  <a:graphicData uri="http://schemas.microsoft.com/office/word/2010/wordprocessingShape">
                    <wps:wsp>
                      <wps:cNvSpPr/>
                      <wps:spPr>
                        <a:xfrm>
                          <a:off x="0" y="0"/>
                          <a:ext cx="659848" cy="2862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F98D5" id="Rectangle 107" o:spid="_x0000_s1026" style="position:absolute;margin-left:390.7pt;margin-top:82pt;width:51.95pt;height:22.5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" filled="f" strokecolor="red" strokeweight="1pt"/>
            </w:pict>
          </mc:Fallback>
        </mc:AlternateContent>
      </w:r>
      <w:r>
        <w:rPr>
          <w:noProof/>
          <w:lang w:eastAsia="en-GB"/>
        </w:rPr>
        <mc:AlternateContent>
          <mc:Choice Requires="wps">
            <w:drawing>
              <wp:anchor distT="0" distB="0" distL="114300" distR="114300" simplePos="0" relativeHeight="251675648" behindDoc="0" locked="0" layoutInCell="1" allowOverlap="1" wp14:anchorId="58497DB5" wp14:editId="16687F98">
                <wp:simplePos x="0" y="0"/>
                <wp:positionH relativeFrom="column">
                  <wp:posOffset>834887</wp:posOffset>
                </wp:positionH>
                <wp:positionV relativeFrom="paragraph">
                  <wp:posOffset>437322</wp:posOffset>
                </wp:positionV>
                <wp:extent cx="477078" cy="349857"/>
                <wp:effectExtent l="0" t="0" r="18415" b="12700"/>
                <wp:wrapNone/>
                <wp:docPr id="106" name="Rectangle 106"/>
                <wp:cNvGraphicFramePr/>
                <a:graphic xmlns:a="http://schemas.openxmlformats.org/drawingml/2006/main">
                  <a:graphicData uri="http://schemas.microsoft.com/office/word/2010/wordprocessingShape">
                    <wps:wsp>
                      <wps:cNvSpPr/>
                      <wps:spPr>
                        <a:xfrm>
                          <a:off x="0" y="0"/>
                          <a:ext cx="477078" cy="3498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F3A9B" id="Rectangle 106" o:spid="_x0000_s1026" style="position:absolute;margin-left:65.75pt;margin-top:34.45pt;width:37.55pt;height:27.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" filled="f" strokecolor="red" strokeweight="1pt"/>
            </w:pict>
          </mc:Fallback>
        </mc:AlternateContent>
      </w:r>
      <w:r>
        <w:rPr>
          <w:noProof/>
          <w:lang w:eastAsia="en-GB"/>
        </w:rPr>
        <w:drawing>
          <wp:inline distT="0" distB="0" distL="0" distR="0" wp14:anchorId="41F3A0D7" wp14:editId="3A6E41E8">
            <wp:extent cx="5731510" cy="1390015"/>
            <wp:effectExtent l="0" t="0" r="2540" b="635"/>
            <wp:docPr id="105" name="Picture 1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4D064C6.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1390015"/>
                    </a:xfrm>
                    <a:prstGeom prst="rect">
                      <a:avLst/>
                    </a:prstGeom>
                  </pic:spPr>
                </pic:pic>
              </a:graphicData>
            </a:graphic>
          </wp:inline>
        </w:drawing>
      </w:r>
    </w:p>
    <w:p w14:paraId="48444F44" w14:textId="77777777" w:rsidR="007B6828" w:rsidRPr="00DA62CE" w:rsidRDefault="007B6828" w:rsidP="007B6828">
      <w:pPr>
        <w:rPr>
          <w:lang w:eastAsia="en-GB"/>
        </w:rPr>
      </w:pPr>
      <w:r>
        <w:rPr>
          <w:lang w:eastAsia="en-GB"/>
        </w:rPr>
        <w:t xml:space="preserve"> </w:t>
      </w:r>
    </w:p>
    <w:p w14:paraId="6E673A04" w14:textId="77777777" w:rsidR="007B6828" w:rsidRPr="007B6828" w:rsidRDefault="007B6828" w:rsidP="007B6828">
      <w:pPr>
        <w:rPr>
          <w:lang w:eastAsia="en-GB"/>
        </w:rPr>
      </w:pPr>
    </w:p>
    <w:p w14:paraId="031BFBA5" w14:textId="556ED4E1" w:rsidR="003E3DC2" w:rsidRDefault="003E3DC2" w:rsidP="007B6828">
      <w:pPr>
        <w:pStyle w:val="Heading3"/>
      </w:pPr>
      <w:r>
        <w:t>Open jobs</w:t>
      </w:r>
    </w:p>
    <w:p w14:paraId="765B8919" w14:textId="77777777" w:rsidR="007B6828" w:rsidRDefault="007B6828" w:rsidP="007B6828">
      <w:pPr>
        <w:rPr>
          <w:lang w:eastAsia="en-GB"/>
        </w:rPr>
      </w:pPr>
      <w:r>
        <w:rPr>
          <w:lang w:eastAsia="en-GB"/>
        </w:rPr>
        <w:t xml:space="preserve">We need a tile which would count all open work tasks. Logic should bring records where work task status = </w:t>
      </w:r>
      <w:r w:rsidRPr="00D23D60">
        <w:rPr>
          <w:lang w:eastAsia="en-GB"/>
        </w:rPr>
        <w:t>New, Under Preparation, Prepared, Released, Work Started</w:t>
      </w:r>
      <w:r>
        <w:rPr>
          <w:lang w:eastAsia="en-GB"/>
        </w:rPr>
        <w:t>.</w:t>
      </w:r>
    </w:p>
    <w:p w14:paraId="30A78B67" w14:textId="77777777" w:rsidR="007B6828" w:rsidRDefault="007B6828" w:rsidP="007B6828">
      <w:pPr>
        <w:rPr>
          <w:lang w:eastAsia="en-GB"/>
        </w:rPr>
      </w:pPr>
      <w:r>
        <w:rPr>
          <w:noProof/>
          <w:lang w:eastAsia="en-GB"/>
        </w:rPr>
        <w:lastRenderedPageBreak/>
        <mc:AlternateContent>
          <mc:Choice Requires="wps">
            <w:drawing>
              <wp:anchor distT="0" distB="0" distL="114300" distR="114300" simplePos="0" relativeHeight="251679744" behindDoc="0" locked="0" layoutInCell="1" allowOverlap="1" wp14:anchorId="269BCA0F" wp14:editId="41A35A8B">
                <wp:simplePos x="0" y="0"/>
                <wp:positionH relativeFrom="column">
                  <wp:posOffset>1451987</wp:posOffset>
                </wp:positionH>
                <wp:positionV relativeFrom="paragraph">
                  <wp:posOffset>713433</wp:posOffset>
                </wp:positionV>
                <wp:extent cx="376813" cy="401934"/>
                <wp:effectExtent l="0" t="0" r="23495" b="17780"/>
                <wp:wrapNone/>
                <wp:docPr id="18" name="Rectangle 18"/>
                <wp:cNvGraphicFramePr/>
                <a:graphic xmlns:a="http://schemas.openxmlformats.org/drawingml/2006/main">
                  <a:graphicData uri="http://schemas.microsoft.com/office/word/2010/wordprocessingShape">
                    <wps:wsp>
                      <wps:cNvSpPr/>
                      <wps:spPr>
                        <a:xfrm>
                          <a:off x="0" y="0"/>
                          <a:ext cx="376813" cy="401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B0646B" id="Rectangle 18" o:spid="_x0000_s1026" style="position:absolute;margin-left:114.35pt;margin-top:56.2pt;width:29.65pt;height:31.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" filled="f" strokecolor="red" strokeweight="1pt"/>
            </w:pict>
          </mc:Fallback>
        </mc:AlternateContent>
      </w:r>
      <w:r>
        <w:rPr>
          <w:noProof/>
          <w:lang w:eastAsia="en-GB"/>
        </w:rPr>
        <w:drawing>
          <wp:inline distT="0" distB="0" distL="0" distR="0" wp14:anchorId="32D57012" wp14:editId="413939C1">
            <wp:extent cx="4146121" cy="1205802"/>
            <wp:effectExtent l="0" t="0" r="698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CDDE6.tmp"/>
                    <pic:cNvPicPr/>
                  </pic:nvPicPr>
                  <pic:blipFill>
                    <a:blip r:embed="rId33">
                      <a:extLst>
                        <a:ext uri="{28A0092B-C50C-407E-A947-70E740481C1C}">
                          <a14:useLocalDpi xmlns:a14="http://schemas.microsoft.com/office/drawing/2010/main" val="0"/>
                        </a:ext>
                      </a:extLst>
                    </a:blip>
                    <a:stretch>
                      <a:fillRect/>
                    </a:stretch>
                  </pic:blipFill>
                  <pic:spPr>
                    <a:xfrm>
                      <a:off x="0" y="0"/>
                      <a:ext cx="4155860" cy="1208634"/>
                    </a:xfrm>
                    <a:prstGeom prst="rect">
                      <a:avLst/>
                    </a:prstGeom>
                  </pic:spPr>
                </pic:pic>
              </a:graphicData>
            </a:graphic>
          </wp:inline>
        </w:drawing>
      </w:r>
    </w:p>
    <w:p w14:paraId="17E9908F" w14:textId="77777777" w:rsidR="007B6828" w:rsidRPr="007B6828" w:rsidRDefault="007B6828" w:rsidP="007B6828">
      <w:pPr>
        <w:rPr>
          <w:lang w:eastAsia="en-GB"/>
        </w:rPr>
      </w:pPr>
    </w:p>
    <w:p w14:paraId="6391A196" w14:textId="079CD245" w:rsidR="003E3DC2" w:rsidRDefault="003E3DC2" w:rsidP="007B6828">
      <w:pPr>
        <w:pStyle w:val="Heading3"/>
      </w:pPr>
      <w:r>
        <w:t>Overdue WOs</w:t>
      </w:r>
    </w:p>
    <w:p w14:paraId="4D6F06EF" w14:textId="77777777" w:rsidR="007B6828" w:rsidRDefault="007B6828" w:rsidP="007B6828">
      <w:pPr>
        <w:rPr>
          <w:lang w:eastAsia="en-GB"/>
        </w:rPr>
      </w:pPr>
      <w:r>
        <w:rPr>
          <w:lang w:eastAsia="en-GB"/>
        </w:rPr>
        <w:t xml:space="preserve">We need a tile which would count all work tasks where Tunstall SLA date &lt; </w:t>
      </w:r>
      <w:proofErr w:type="spellStart"/>
      <w:r>
        <w:rPr>
          <w:lang w:eastAsia="en-GB"/>
        </w:rPr>
        <w:t>sysdate</w:t>
      </w:r>
      <w:proofErr w:type="spellEnd"/>
      <w:r>
        <w:rPr>
          <w:lang w:eastAsia="en-GB"/>
        </w:rPr>
        <w:t>.</w:t>
      </w:r>
    </w:p>
    <w:p w14:paraId="3769E447" w14:textId="77777777" w:rsidR="007B6828" w:rsidRDefault="007B6828" w:rsidP="007B6828">
      <w:pPr>
        <w:rPr>
          <w:lang w:eastAsia="en-GB"/>
        </w:rPr>
      </w:pPr>
      <w:r>
        <w:rPr>
          <w:lang w:eastAsia="en-GB"/>
        </w:rPr>
        <w:t xml:space="preserve">Tile should only bring work tasks in the following statuses: </w:t>
      </w:r>
      <w:r w:rsidRPr="00D23D60">
        <w:rPr>
          <w:lang w:eastAsia="en-GB"/>
        </w:rPr>
        <w:t>New, Under Preparation, Prepared, Released, Work Started</w:t>
      </w:r>
      <w:r>
        <w:rPr>
          <w:lang w:eastAsia="en-GB"/>
        </w:rPr>
        <w:t>.</w:t>
      </w:r>
    </w:p>
    <w:p w14:paraId="74674F62" w14:textId="77777777" w:rsidR="007B6828" w:rsidRDefault="007B6828" w:rsidP="007B6828">
      <w:pPr>
        <w:rPr>
          <w:lang w:eastAsia="en-GB"/>
        </w:rPr>
      </w:pPr>
      <w:r>
        <w:rPr>
          <w:noProof/>
          <w:lang w:eastAsia="en-GB"/>
        </w:rPr>
        <mc:AlternateContent>
          <mc:Choice Requires="wps">
            <w:drawing>
              <wp:anchor distT="0" distB="0" distL="114300" distR="114300" simplePos="0" relativeHeight="251682816" behindDoc="0" locked="0" layoutInCell="1" allowOverlap="1" wp14:anchorId="27D5D65A" wp14:editId="518CFDAE">
                <wp:simplePos x="0" y="0"/>
                <wp:positionH relativeFrom="column">
                  <wp:posOffset>4637314</wp:posOffset>
                </wp:positionH>
                <wp:positionV relativeFrom="paragraph">
                  <wp:posOffset>602803</wp:posOffset>
                </wp:positionV>
                <wp:extent cx="351693" cy="391886"/>
                <wp:effectExtent l="0" t="0" r="10795" b="27305"/>
                <wp:wrapNone/>
                <wp:docPr id="7" name="Rectangle 7"/>
                <wp:cNvGraphicFramePr/>
                <a:graphic xmlns:a="http://schemas.openxmlformats.org/drawingml/2006/main">
                  <a:graphicData uri="http://schemas.microsoft.com/office/word/2010/wordprocessingShape">
                    <wps:wsp>
                      <wps:cNvSpPr/>
                      <wps:spPr>
                        <a:xfrm>
                          <a:off x="0" y="0"/>
                          <a:ext cx="351693" cy="3918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8FB4D" id="Rectangle 7" o:spid="_x0000_s1026" style="position:absolute;margin-left:365.15pt;margin-top:47.45pt;width:27.7pt;height:30.8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" filled="f" strokecolor="red" strokeweight="1pt"/>
            </w:pict>
          </mc:Fallback>
        </mc:AlternateContent>
      </w:r>
      <w:r>
        <w:rPr>
          <w:noProof/>
          <w:lang w:eastAsia="en-GB"/>
        </w:rPr>
        <mc:AlternateContent>
          <mc:Choice Requires="wps">
            <w:drawing>
              <wp:anchor distT="0" distB="0" distL="114300" distR="114300" simplePos="0" relativeHeight="251681792" behindDoc="0" locked="0" layoutInCell="1" allowOverlap="1" wp14:anchorId="28ECE4E3" wp14:editId="2315A8CA">
                <wp:simplePos x="0" y="0"/>
                <wp:positionH relativeFrom="column">
                  <wp:posOffset>1195754</wp:posOffset>
                </wp:positionH>
                <wp:positionV relativeFrom="paragraph">
                  <wp:posOffset>602803</wp:posOffset>
                </wp:positionV>
                <wp:extent cx="316523" cy="351693"/>
                <wp:effectExtent l="0" t="0" r="26670" b="10795"/>
                <wp:wrapNone/>
                <wp:docPr id="6" name="Rectangle 6"/>
                <wp:cNvGraphicFramePr/>
                <a:graphic xmlns:a="http://schemas.openxmlformats.org/drawingml/2006/main">
                  <a:graphicData uri="http://schemas.microsoft.com/office/word/2010/wordprocessingShape">
                    <wps:wsp>
                      <wps:cNvSpPr/>
                      <wps:spPr>
                        <a:xfrm>
                          <a:off x="0" y="0"/>
                          <a:ext cx="316523" cy="3516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001815" id="Rectangle 6" o:spid="_x0000_s1026" style="position:absolute;margin-left:94.15pt;margin-top:47.45pt;width:24.9pt;height:27.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" filled="f" strokecolor="red" strokeweight="1pt"/>
            </w:pict>
          </mc:Fallback>
        </mc:AlternateContent>
      </w:r>
      <w:r>
        <w:rPr>
          <w:noProof/>
          <w:lang w:eastAsia="en-GB"/>
        </w:rPr>
        <w:drawing>
          <wp:inline distT="0" distB="0" distL="0" distR="0" wp14:anchorId="10F91C6F" wp14:editId="3FC49A01">
            <wp:extent cx="5076293" cy="1055077"/>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CB2F6.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98269" cy="1059644"/>
                    </a:xfrm>
                    <a:prstGeom prst="rect">
                      <a:avLst/>
                    </a:prstGeom>
                  </pic:spPr>
                </pic:pic>
              </a:graphicData>
            </a:graphic>
          </wp:inline>
        </w:drawing>
      </w:r>
    </w:p>
    <w:p w14:paraId="3A5D4967" w14:textId="77777777" w:rsidR="007B6828" w:rsidRDefault="007B6828" w:rsidP="007B6828">
      <w:pPr>
        <w:rPr>
          <w:lang w:eastAsia="en-GB"/>
        </w:rPr>
      </w:pPr>
    </w:p>
    <w:p w14:paraId="263B566B" w14:textId="77777777" w:rsidR="007B6828" w:rsidRPr="007B6828" w:rsidRDefault="007B6828" w:rsidP="007B6828">
      <w:pPr>
        <w:rPr>
          <w:lang w:eastAsia="en-GB"/>
        </w:rPr>
      </w:pPr>
    </w:p>
    <w:p w14:paraId="64F0DD9F" w14:textId="2649DACC" w:rsidR="003E3DC2" w:rsidRDefault="003E3DC2" w:rsidP="007B6828">
      <w:pPr>
        <w:pStyle w:val="Heading3"/>
      </w:pPr>
      <w:r>
        <w:t>% completed tasks within SLA</w:t>
      </w:r>
    </w:p>
    <w:p w14:paraId="24AB08C6" w14:textId="77777777" w:rsidR="007B6828" w:rsidRDefault="007B6828" w:rsidP="007B6828">
      <w:pPr>
        <w:rPr>
          <w:lang w:eastAsia="en-GB"/>
        </w:rPr>
      </w:pPr>
      <w:r>
        <w:rPr>
          <w:lang w:eastAsia="en-GB"/>
        </w:rPr>
        <w:t>We need a pie chart which will show the % of the work tasks completed within SLA and the ones which are completed outside SLA. If possible, when user put the cursor on the pie chart it should show the count of the work tasks.</w:t>
      </w:r>
    </w:p>
    <w:p w14:paraId="507C6407" w14:textId="77777777" w:rsidR="007B6828" w:rsidRDefault="007B6828" w:rsidP="007B6828">
      <w:pPr>
        <w:rPr>
          <w:lang w:eastAsia="en-GB"/>
        </w:rPr>
      </w:pPr>
      <w:r>
        <w:rPr>
          <w:lang w:eastAsia="en-GB"/>
        </w:rPr>
        <w:t xml:space="preserve">The logic should check the Actual Finish date of the task and compare it with the Tunstall SLA. If Tunstall SLA &gt; Actual </w:t>
      </w:r>
      <w:proofErr w:type="gramStart"/>
      <w:r>
        <w:rPr>
          <w:lang w:eastAsia="en-GB"/>
        </w:rPr>
        <w:t>Finish</w:t>
      </w:r>
      <w:proofErr w:type="gramEnd"/>
      <w:r>
        <w:rPr>
          <w:lang w:eastAsia="en-GB"/>
        </w:rPr>
        <w:t xml:space="preserve"> then bring as within SLA; If Tunstall SLA &lt; Actual Finish then bring as failed SLA.</w:t>
      </w:r>
    </w:p>
    <w:p w14:paraId="4F16410D" w14:textId="77777777" w:rsidR="007B6828" w:rsidRPr="009412BF" w:rsidRDefault="007B6828" w:rsidP="007B6828">
      <w:pPr>
        <w:rPr>
          <w:lang w:eastAsia="en-GB"/>
        </w:rPr>
      </w:pPr>
      <w:r>
        <w:rPr>
          <w:noProof/>
          <w:lang w:eastAsia="en-GB"/>
        </w:rPr>
        <mc:AlternateContent>
          <mc:Choice Requires="wps">
            <w:drawing>
              <wp:anchor distT="0" distB="0" distL="114300" distR="114300" simplePos="0" relativeHeight="251685888" behindDoc="0" locked="0" layoutInCell="1" allowOverlap="1" wp14:anchorId="23CA67C4" wp14:editId="26FB8E17">
                <wp:simplePos x="0" y="0"/>
                <wp:positionH relativeFrom="column">
                  <wp:posOffset>5355771</wp:posOffset>
                </wp:positionH>
                <wp:positionV relativeFrom="paragraph">
                  <wp:posOffset>564020</wp:posOffset>
                </wp:positionV>
                <wp:extent cx="391886" cy="271305"/>
                <wp:effectExtent l="0" t="0" r="27305" b="14605"/>
                <wp:wrapNone/>
                <wp:docPr id="20" name="Rectangle 20"/>
                <wp:cNvGraphicFramePr/>
                <a:graphic xmlns:a="http://schemas.openxmlformats.org/drawingml/2006/main">
                  <a:graphicData uri="http://schemas.microsoft.com/office/word/2010/wordprocessingShape">
                    <wps:wsp>
                      <wps:cNvSpPr/>
                      <wps:spPr>
                        <a:xfrm>
                          <a:off x="0" y="0"/>
                          <a:ext cx="391886" cy="2713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77BC1" id="Rectangle 20" o:spid="_x0000_s1026" style="position:absolute;margin-left:421.7pt;margin-top:44.4pt;width:30.85pt;height:21.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" filled="f" strokecolor="red" strokeweight="1pt"/>
            </w:pict>
          </mc:Fallback>
        </mc:AlternateContent>
      </w:r>
      <w:r>
        <w:rPr>
          <w:noProof/>
          <w:lang w:eastAsia="en-GB"/>
        </w:rPr>
        <mc:AlternateContent>
          <mc:Choice Requires="wps">
            <w:drawing>
              <wp:anchor distT="0" distB="0" distL="114300" distR="114300" simplePos="0" relativeHeight="251684864" behindDoc="0" locked="0" layoutInCell="1" allowOverlap="1" wp14:anchorId="1B86D190" wp14:editId="1E22468C">
                <wp:simplePos x="0" y="0"/>
                <wp:positionH relativeFrom="column">
                  <wp:posOffset>266281</wp:posOffset>
                </wp:positionH>
                <wp:positionV relativeFrom="paragraph">
                  <wp:posOffset>574068</wp:posOffset>
                </wp:positionV>
                <wp:extent cx="291403" cy="236136"/>
                <wp:effectExtent l="0" t="0" r="13970" b="12065"/>
                <wp:wrapNone/>
                <wp:docPr id="21" name="Rectangle 21"/>
                <wp:cNvGraphicFramePr/>
                <a:graphic xmlns:a="http://schemas.openxmlformats.org/drawingml/2006/main">
                  <a:graphicData uri="http://schemas.microsoft.com/office/word/2010/wordprocessingShape">
                    <wps:wsp>
                      <wps:cNvSpPr/>
                      <wps:spPr>
                        <a:xfrm>
                          <a:off x="0" y="0"/>
                          <a:ext cx="291403" cy="2361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F043EA" id="Rectangle 21" o:spid="_x0000_s1026" style="position:absolute;margin-left:20.95pt;margin-top:45.2pt;width:22.95pt;height:18.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" filled="f" strokecolor="red" strokeweight="1pt"/>
            </w:pict>
          </mc:Fallback>
        </mc:AlternateContent>
      </w:r>
      <w:r>
        <w:rPr>
          <w:noProof/>
          <w:lang w:eastAsia="en-GB"/>
        </w:rPr>
        <w:drawing>
          <wp:inline distT="0" distB="0" distL="0" distR="0" wp14:anchorId="23F93C68" wp14:editId="2B8F2990">
            <wp:extent cx="5731510" cy="906145"/>
            <wp:effectExtent l="0" t="0" r="2540" b="825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CEBD7.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906145"/>
                    </a:xfrm>
                    <a:prstGeom prst="rect">
                      <a:avLst/>
                    </a:prstGeom>
                  </pic:spPr>
                </pic:pic>
              </a:graphicData>
            </a:graphic>
          </wp:inline>
        </w:drawing>
      </w:r>
    </w:p>
    <w:p w14:paraId="7A5B8931" w14:textId="77777777" w:rsidR="007B6828" w:rsidRPr="007B6828" w:rsidRDefault="007B6828" w:rsidP="007B6828">
      <w:pPr>
        <w:rPr>
          <w:lang w:eastAsia="en-GB"/>
        </w:rPr>
      </w:pPr>
    </w:p>
    <w:p w14:paraId="0772FD59" w14:textId="77777777" w:rsidR="003E3DC2" w:rsidRDefault="003E3DC2" w:rsidP="007B6828">
      <w:pPr>
        <w:pStyle w:val="Heading3"/>
      </w:pPr>
      <w:r>
        <w:t>WO about to breach the SLA</w:t>
      </w:r>
    </w:p>
    <w:p w14:paraId="6531B4E4" w14:textId="77777777" w:rsidR="007B6828" w:rsidRDefault="007B6828" w:rsidP="007B6828">
      <w:r>
        <w:t xml:space="preserve">We need a tile which will count the number of the work tasks about to breach the SLA. The logic should check the Tunstall SLA field and if the </w:t>
      </w:r>
      <w:proofErr w:type="spellStart"/>
      <w:r>
        <w:t>sysdate</w:t>
      </w:r>
      <w:proofErr w:type="spellEnd"/>
      <w:r>
        <w:t xml:space="preserve"> is within 24h of the SLA date then bring these tasks to the lobby. For example, if today is 08/01/21 and Tunstall SLA shows 09/01/21 the task should appear on the lobby. If today is 08/01/21 and Tunstall SLA is 12/01/21 then lobby should ignore this record.</w:t>
      </w:r>
    </w:p>
    <w:p w14:paraId="684CF353" w14:textId="16E29AD8" w:rsidR="007B6828" w:rsidRDefault="007B6828" w:rsidP="007B6828">
      <w:pPr>
        <w:rPr>
          <w:lang w:eastAsia="en-GB"/>
        </w:rPr>
      </w:pPr>
      <w:r>
        <w:rPr>
          <w:lang w:eastAsia="en-GB"/>
        </w:rPr>
        <w:lastRenderedPageBreak/>
        <w:t xml:space="preserve">Tiles should only bring work tasks in the following statuses: </w:t>
      </w:r>
      <w:r w:rsidRPr="00D23D60">
        <w:rPr>
          <w:lang w:eastAsia="en-GB"/>
        </w:rPr>
        <w:t>New, Under Preparation, Prepared, Released, Work Started</w:t>
      </w:r>
      <w:r>
        <w:rPr>
          <w:lang w:eastAsia="en-GB"/>
        </w:rPr>
        <w:t>.</w:t>
      </w:r>
    </w:p>
    <w:p w14:paraId="6B1FA8AB" w14:textId="77777777" w:rsidR="007B6828" w:rsidRDefault="007B6828" w:rsidP="007B6828">
      <w:r>
        <w:rPr>
          <w:noProof/>
          <w:lang w:eastAsia="en-GB"/>
        </w:rPr>
        <mc:AlternateContent>
          <mc:Choice Requires="wps">
            <w:drawing>
              <wp:anchor distT="0" distB="0" distL="114300" distR="114300" simplePos="0" relativeHeight="251688960" behindDoc="0" locked="0" layoutInCell="1" allowOverlap="1" wp14:anchorId="02159FE8" wp14:editId="12A44061">
                <wp:simplePos x="0" y="0"/>
                <wp:positionH relativeFrom="column">
                  <wp:posOffset>4406202</wp:posOffset>
                </wp:positionH>
                <wp:positionV relativeFrom="paragraph">
                  <wp:posOffset>552659</wp:posOffset>
                </wp:positionV>
                <wp:extent cx="346668" cy="401934"/>
                <wp:effectExtent l="0" t="0" r="15875" b="17780"/>
                <wp:wrapNone/>
                <wp:docPr id="23" name="Rectangle 23"/>
                <wp:cNvGraphicFramePr/>
                <a:graphic xmlns:a="http://schemas.openxmlformats.org/drawingml/2006/main">
                  <a:graphicData uri="http://schemas.microsoft.com/office/word/2010/wordprocessingShape">
                    <wps:wsp>
                      <wps:cNvSpPr/>
                      <wps:spPr>
                        <a:xfrm>
                          <a:off x="0" y="0"/>
                          <a:ext cx="346668" cy="401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7C180" id="Rectangle 23" o:spid="_x0000_s1026" style="position:absolute;margin-left:346.95pt;margin-top:43.5pt;width:27.3pt;height:31.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" filled="f" strokecolor="red" strokeweight="1pt"/>
            </w:pict>
          </mc:Fallback>
        </mc:AlternateContent>
      </w:r>
      <w:r>
        <w:rPr>
          <w:noProof/>
          <w:lang w:eastAsia="en-GB"/>
        </w:rPr>
        <mc:AlternateContent>
          <mc:Choice Requires="wps">
            <w:drawing>
              <wp:anchor distT="0" distB="0" distL="114300" distR="114300" simplePos="0" relativeHeight="251687936" behindDoc="0" locked="0" layoutInCell="1" allowOverlap="1" wp14:anchorId="42468C74" wp14:editId="27870600">
                <wp:simplePos x="0" y="0"/>
                <wp:positionH relativeFrom="column">
                  <wp:posOffset>1115367</wp:posOffset>
                </wp:positionH>
                <wp:positionV relativeFrom="paragraph">
                  <wp:posOffset>572756</wp:posOffset>
                </wp:positionV>
                <wp:extent cx="301451" cy="356717"/>
                <wp:effectExtent l="0" t="0" r="22860" b="24765"/>
                <wp:wrapNone/>
                <wp:docPr id="24" name="Rectangle 24"/>
                <wp:cNvGraphicFramePr/>
                <a:graphic xmlns:a="http://schemas.openxmlformats.org/drawingml/2006/main">
                  <a:graphicData uri="http://schemas.microsoft.com/office/word/2010/wordprocessingShape">
                    <wps:wsp>
                      <wps:cNvSpPr/>
                      <wps:spPr>
                        <a:xfrm>
                          <a:off x="0" y="0"/>
                          <a:ext cx="301451" cy="3567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36EC8" id="Rectangle 24" o:spid="_x0000_s1026" style="position:absolute;margin-left:87.8pt;margin-top:45.1pt;width:23.75pt;height:28.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" filled="f" strokecolor="red" strokeweight="1pt"/>
            </w:pict>
          </mc:Fallback>
        </mc:AlternateContent>
      </w:r>
      <w:r>
        <w:rPr>
          <w:noProof/>
          <w:lang w:eastAsia="en-GB"/>
        </w:rPr>
        <w:drawing>
          <wp:inline distT="0" distB="0" distL="0" distR="0" wp14:anchorId="01FDE8E6" wp14:editId="04DC6A31">
            <wp:extent cx="4834566" cy="1004835"/>
            <wp:effectExtent l="0" t="0" r="4445" b="508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CB2F6.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94444" cy="1017280"/>
                    </a:xfrm>
                    <a:prstGeom prst="rect">
                      <a:avLst/>
                    </a:prstGeom>
                  </pic:spPr>
                </pic:pic>
              </a:graphicData>
            </a:graphic>
          </wp:inline>
        </w:drawing>
      </w:r>
    </w:p>
    <w:p w14:paraId="38968914" w14:textId="77777777" w:rsidR="007B6828" w:rsidRPr="003A435E" w:rsidRDefault="007B6828" w:rsidP="007B6828">
      <w:r>
        <w:t xml:space="preserve"> </w:t>
      </w:r>
    </w:p>
    <w:p w14:paraId="50B0CCC0" w14:textId="77777777" w:rsidR="003E3DC2" w:rsidRDefault="003E3DC2" w:rsidP="003E3DC2"/>
    <w:p w14:paraId="132481C7" w14:textId="7A93677C" w:rsidR="00AF7F8E" w:rsidRDefault="00AF7F8E" w:rsidP="00A67C5B"/>
    <w:p w14:paraId="03F60918" w14:textId="77777777" w:rsidR="00AF7F8E" w:rsidRDefault="00AF7F8E" w:rsidP="00A67C5B"/>
    <w:p w14:paraId="4E6AA42F" w14:textId="77777777" w:rsidR="00A67C5B" w:rsidRDefault="00A67C5B" w:rsidP="00A67C5B">
      <w:pPr>
        <w:pStyle w:val="Heading1"/>
      </w:pPr>
      <w:r>
        <w:t>Design Q&amp;A</w:t>
      </w:r>
    </w:p>
    <w:p w14:paraId="6C2977A3" w14:textId="77777777" w:rsidR="00A67C5B" w:rsidRPr="009A0785" w:rsidRDefault="00A67C5B" w:rsidP="00A67C5B"/>
    <w:p w14:paraId="0DDF9CE2" w14:textId="77777777" w:rsidR="00A67C5B" w:rsidRDefault="00A67C5B" w:rsidP="00A67C5B">
      <w:pPr>
        <w:pStyle w:val="Heading1"/>
      </w:pPr>
      <w:r>
        <w:t>BA/Developer Notes/ Related CRIM</w:t>
      </w:r>
    </w:p>
    <w:p w14:paraId="56923688" w14:textId="77777777" w:rsidR="00A67C5B" w:rsidRPr="00B2332E" w:rsidRDefault="00A67C5B" w:rsidP="00A67C5B">
      <w:pPr>
        <w:rPr>
          <w:iCs/>
        </w:rPr>
      </w:pPr>
    </w:p>
    <w:p w14:paraId="4242F498" w14:textId="77777777" w:rsidR="00A67C5B" w:rsidRPr="00777BB1" w:rsidRDefault="00A67C5B" w:rsidP="00A67C5B">
      <w:pPr>
        <w:pStyle w:val="Heading1"/>
      </w:pPr>
      <w:r>
        <w:t>Technical Proposal</w:t>
      </w:r>
    </w:p>
    <w:p w14:paraId="1DAE485B" w14:textId="77777777" w:rsidR="00A67C5B" w:rsidRPr="00BB1A50" w:rsidRDefault="00A67C5B" w:rsidP="00A67C5B">
      <w:pPr>
        <w:rPr>
          <w:i/>
        </w:rPr>
      </w:pPr>
      <w:r w:rsidRPr="00626349">
        <w:t xml:space="preserve"> </w:t>
      </w:r>
      <w:r w:rsidRPr="00777BB1">
        <w:rPr>
          <w:i/>
        </w:rPr>
        <w:t>**** Guidance Notes – Remove prior to submission ****</w:t>
      </w:r>
    </w:p>
    <w:p w14:paraId="421A9C6E" w14:textId="77777777" w:rsidR="00A67C5B" w:rsidRDefault="00A67C5B" w:rsidP="00A67C5B">
      <w:r>
        <w:t>***********************************************</w:t>
      </w:r>
    </w:p>
    <w:p w14:paraId="11F00BD8" w14:textId="77777777" w:rsidR="00A67C5B" w:rsidRDefault="00A67C5B" w:rsidP="00A67C5B">
      <w:pPr>
        <w:pStyle w:val="Heading1"/>
        <w:rPr>
          <w:lang w:val="en-US"/>
        </w:rPr>
      </w:pPr>
      <w:r w:rsidRPr="32C8C76C">
        <w:rPr>
          <w:lang w:val="en-US"/>
        </w:rPr>
        <w:t>Technical Solution</w:t>
      </w:r>
    </w:p>
    <w:p w14:paraId="410315D1" w14:textId="7BE8528D" w:rsidR="00A67C5B" w:rsidRDefault="00A67C5B" w:rsidP="00A67C5B">
      <w:pPr>
        <w:pStyle w:val="Heading2"/>
        <w:rPr>
          <w:lang w:val="en-US"/>
        </w:rPr>
      </w:pPr>
      <w:r w:rsidRPr="32C8C76C">
        <w:rPr>
          <w:lang w:val="en-US"/>
        </w:rPr>
        <w:t>Technical Process</w:t>
      </w:r>
    </w:p>
    <w:p w14:paraId="1AB3F0BF" w14:textId="50268D3C" w:rsidR="00F85094" w:rsidRPr="00F85094" w:rsidRDefault="00F85094" w:rsidP="00F85094">
      <w:pPr>
        <w:rPr>
          <w:lang w:val="en-US"/>
        </w:rPr>
      </w:pPr>
      <w:r>
        <w:rPr>
          <w:lang w:val="en-US"/>
        </w:rPr>
        <w:t>Lobby Page</w:t>
      </w:r>
    </w:p>
    <w:p w14:paraId="2E68BD2E" w14:textId="7146E9F2" w:rsidR="00A67C5B" w:rsidRDefault="00CB3907" w:rsidP="00A67C5B">
      <w:pPr>
        <w:ind w:left="-218" w:firstLine="360"/>
      </w:pPr>
      <w:r>
        <w:rPr>
          <w:noProof/>
        </w:rPr>
        <w:lastRenderedPageBreak/>
        <w:drawing>
          <wp:inline distT="0" distB="0" distL="0" distR="0" wp14:anchorId="53B4FEF4" wp14:editId="12A822AA">
            <wp:extent cx="5731510" cy="4961890"/>
            <wp:effectExtent l="19050" t="19050" r="21590" b="1016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6"/>
                    <a:stretch>
                      <a:fillRect/>
                    </a:stretch>
                  </pic:blipFill>
                  <pic:spPr>
                    <a:xfrm>
                      <a:off x="0" y="0"/>
                      <a:ext cx="5731510" cy="4961890"/>
                    </a:xfrm>
                    <a:prstGeom prst="rect">
                      <a:avLst/>
                    </a:prstGeom>
                    <a:ln w="3175">
                      <a:solidFill>
                        <a:schemeClr val="tx1"/>
                      </a:solidFill>
                    </a:ln>
                  </pic:spPr>
                </pic:pic>
              </a:graphicData>
            </a:graphic>
          </wp:inline>
        </w:drawing>
      </w:r>
    </w:p>
    <w:p w14:paraId="098ED19F" w14:textId="46803B0D" w:rsidR="005763B5" w:rsidRDefault="005763B5" w:rsidP="00A67C5B">
      <w:pPr>
        <w:ind w:left="-218" w:firstLine="360"/>
      </w:pPr>
      <w:r>
        <w:rPr>
          <w:rFonts w:ascii="Calibri" w:hAnsi="Calibri" w:cs="Calibri"/>
          <w:lang w:val="en"/>
        </w:rPr>
        <w:t>Pre-requisites: Deploy the IAL objects following the steps mentioned under deployment instructions section</w:t>
      </w:r>
    </w:p>
    <w:p w14:paraId="032E67C7" w14:textId="77777777" w:rsidR="00A67C5B" w:rsidRDefault="00A67C5B">
      <w:pPr>
        <w:ind w:left="-218" w:firstLine="360"/>
        <w:pPrChange w:id="0" w:author="Mike Kerrigan" w:date="2018-10-16T16:51:00Z">
          <w:pPr>
            <w:ind w:left="142"/>
          </w:pPr>
        </w:pPrChange>
      </w:pPr>
      <w:r>
        <w:t>*******</w:t>
      </w:r>
      <w:r w:rsidRPr="00CB3907">
        <w:t>****************************************</w:t>
      </w:r>
    </w:p>
    <w:p w14:paraId="264FFD82" w14:textId="77777777" w:rsidR="00A67C5B" w:rsidRDefault="00A67C5B" w:rsidP="00A67C5B">
      <w:pPr>
        <w:pStyle w:val="Heading2"/>
        <w:rPr>
          <w:lang w:val="en-US"/>
        </w:rPr>
      </w:pPr>
      <w:r w:rsidRPr="32C8C76C">
        <w:rPr>
          <w:lang w:val="en-US"/>
        </w:rPr>
        <w:t>Report Components</w:t>
      </w:r>
    </w:p>
    <w:p w14:paraId="65BD3141" w14:textId="77777777" w:rsidR="00A67C5B" w:rsidRDefault="00A67C5B" w:rsidP="00A67C5B">
      <w:pPr>
        <w:pStyle w:val="ListParagraph"/>
        <w:ind w:left="142"/>
        <w:rPr>
          <w:lang w:eastAsia="en-US"/>
        </w:rPr>
      </w:pPr>
    </w:p>
    <w:p w14:paraId="261770F8" w14:textId="77777777" w:rsidR="00A67C5B" w:rsidRDefault="00A67C5B" w:rsidP="00A67C5B">
      <w:pPr>
        <w:pStyle w:val="ListParagraph"/>
        <w:ind w:left="142"/>
        <w:rPr>
          <w:ins w:id="1" w:author="Mike Kerrigan" w:date="2018-11-23T13:21:00Z"/>
          <w:lang w:eastAsia="en-US"/>
        </w:rPr>
      </w:pPr>
    </w:p>
    <w:p w14:paraId="6C559236" w14:textId="77777777" w:rsidR="00A67C5B" w:rsidRDefault="00A67C5B">
      <w:pPr>
        <w:pStyle w:val="ListParagraph"/>
        <w:ind w:left="142"/>
        <w:pPrChange w:id="2" w:author="Mike Kerrigan" w:date="2018-10-16T16:48:00Z">
          <w:pPr>
            <w:ind w:left="142"/>
          </w:pPr>
        </w:pPrChange>
      </w:pPr>
      <w:r>
        <w:rPr>
          <w:lang w:eastAsia="en-US"/>
        </w:rPr>
        <w:t>********************************************</w:t>
      </w:r>
    </w:p>
    <w:p w14:paraId="29D723B2" w14:textId="77777777" w:rsidR="00A67C5B" w:rsidRDefault="00A67C5B" w:rsidP="00A67C5B">
      <w:pPr>
        <w:pStyle w:val="Heading2"/>
        <w:rPr>
          <w:lang w:val="en-US"/>
        </w:rPr>
      </w:pPr>
      <w:r w:rsidRPr="32C8C76C">
        <w:rPr>
          <w:lang w:val="en-US"/>
        </w:rPr>
        <w:t>Known Dependencies</w:t>
      </w:r>
    </w:p>
    <w:p w14:paraId="3D8123BA" w14:textId="77777777" w:rsidR="00A67C5B" w:rsidRPr="00777BB1" w:rsidRDefault="00A67C5B" w:rsidP="00A67C5B">
      <w:pPr>
        <w:ind w:left="142"/>
        <w:rPr>
          <w:i/>
        </w:rPr>
      </w:pPr>
      <w:r w:rsidRPr="00777BB1">
        <w:rPr>
          <w:i/>
        </w:rPr>
        <w:t>**** Guidance Notes – Remove prior to submission ****</w:t>
      </w:r>
    </w:p>
    <w:p w14:paraId="1E447C07" w14:textId="77777777" w:rsidR="00A67C5B" w:rsidRPr="00A8053B" w:rsidRDefault="00A67C5B" w:rsidP="00A67C5B">
      <w:pPr>
        <w:rPr>
          <w:i/>
        </w:rPr>
      </w:pPr>
    </w:p>
    <w:p w14:paraId="4456C9C5" w14:textId="77777777" w:rsidR="00A67C5B" w:rsidRDefault="00A67C5B" w:rsidP="00A67C5B">
      <w:pPr>
        <w:ind w:left="142"/>
      </w:pPr>
      <w:r>
        <w:t>***********************************************</w:t>
      </w:r>
    </w:p>
    <w:p w14:paraId="5087715E" w14:textId="77777777" w:rsidR="00A67C5B" w:rsidRDefault="00A67C5B" w:rsidP="00A67C5B">
      <w:pPr>
        <w:pStyle w:val="Heading1"/>
        <w:rPr>
          <w:lang w:val="en-US"/>
        </w:rPr>
      </w:pPr>
      <w:r w:rsidRPr="32C8C76C">
        <w:rPr>
          <w:lang w:val="en-US"/>
        </w:rPr>
        <w:t>Deployment Instructions</w:t>
      </w:r>
    </w:p>
    <w:p w14:paraId="31EE823A" w14:textId="2B874C44" w:rsidR="00855BED" w:rsidRDefault="00855BED" w:rsidP="00855BED">
      <w:pPr>
        <w:autoSpaceDE w:val="0"/>
        <w:autoSpaceDN w:val="0"/>
        <w:adjustRightInd w:val="0"/>
        <w:spacing w:line="259" w:lineRule="atLeast"/>
        <w:rPr>
          <w:rFonts w:ascii="Calibri" w:hAnsi="Calibri" w:cs="Calibri"/>
          <w:lang w:val="en"/>
        </w:rPr>
      </w:pPr>
      <w:r>
        <w:rPr>
          <w:rFonts w:ascii="Calibri" w:hAnsi="Calibri" w:cs="Calibri"/>
          <w:lang w:val="en"/>
        </w:rPr>
        <w:t>Deploy Following IAL objects to the environment. Files are located at the Deliverables Folder (Tunstall Deliverables\EA_SERVICES\IAL OBJECTS)</w:t>
      </w:r>
    </w:p>
    <w:p w14:paraId="0085935D" w14:textId="5ADC3E93" w:rsidR="00855BED" w:rsidRDefault="009F14BC" w:rsidP="00855BED">
      <w:pPr>
        <w:pStyle w:val="ListParagraph"/>
        <w:numPr>
          <w:ilvl w:val="0"/>
          <w:numId w:val="10"/>
        </w:numPr>
        <w:autoSpaceDE w:val="0"/>
        <w:autoSpaceDN w:val="0"/>
        <w:adjustRightInd w:val="0"/>
        <w:spacing w:line="259" w:lineRule="atLeast"/>
        <w:rPr>
          <w:rFonts w:ascii="Calibri" w:hAnsi="Calibri" w:cs="Calibri"/>
          <w:lang w:val="en"/>
        </w:rPr>
      </w:pPr>
      <w:proofErr w:type="spellStart"/>
      <w:r w:rsidRPr="009F14BC">
        <w:rPr>
          <w:rFonts w:ascii="Calibri" w:hAnsi="Calibri" w:cs="Calibri"/>
          <w:lang w:val="en"/>
        </w:rPr>
        <w:lastRenderedPageBreak/>
        <w:t>Wos_awaiting_warehouse</w:t>
      </w:r>
      <w:proofErr w:type="spellEnd"/>
    </w:p>
    <w:p w14:paraId="4E597C98" w14:textId="47AB4E7B" w:rsidR="009F14BC" w:rsidRDefault="009F14BC" w:rsidP="00855BED">
      <w:pPr>
        <w:pStyle w:val="ListParagraph"/>
        <w:numPr>
          <w:ilvl w:val="0"/>
          <w:numId w:val="10"/>
        </w:numPr>
        <w:autoSpaceDE w:val="0"/>
        <w:autoSpaceDN w:val="0"/>
        <w:adjustRightInd w:val="0"/>
        <w:spacing w:line="259" w:lineRule="atLeast"/>
        <w:rPr>
          <w:rFonts w:ascii="Calibri" w:hAnsi="Calibri" w:cs="Calibri"/>
          <w:lang w:val="en"/>
        </w:rPr>
      </w:pPr>
      <w:proofErr w:type="spellStart"/>
      <w:r w:rsidRPr="009F14BC">
        <w:rPr>
          <w:rFonts w:ascii="Calibri" w:hAnsi="Calibri" w:cs="Calibri"/>
          <w:lang w:val="en"/>
        </w:rPr>
        <w:t>Wo_about_to_breach</w:t>
      </w:r>
      <w:proofErr w:type="spellEnd"/>
    </w:p>
    <w:p w14:paraId="11EE8DBE" w14:textId="1CEF3172" w:rsidR="009F14BC" w:rsidRDefault="009F14BC" w:rsidP="00855BED">
      <w:pPr>
        <w:pStyle w:val="ListParagraph"/>
        <w:numPr>
          <w:ilvl w:val="0"/>
          <w:numId w:val="10"/>
        </w:numPr>
        <w:autoSpaceDE w:val="0"/>
        <w:autoSpaceDN w:val="0"/>
        <w:adjustRightInd w:val="0"/>
        <w:spacing w:line="259" w:lineRule="atLeast"/>
        <w:rPr>
          <w:rFonts w:ascii="Calibri" w:hAnsi="Calibri" w:cs="Calibri"/>
          <w:lang w:val="en"/>
        </w:rPr>
      </w:pPr>
      <w:proofErr w:type="spellStart"/>
      <w:r w:rsidRPr="009F14BC">
        <w:rPr>
          <w:rFonts w:ascii="Calibri" w:hAnsi="Calibri" w:cs="Calibri"/>
          <w:lang w:val="en"/>
        </w:rPr>
        <w:t>Tasks_within_sla</w:t>
      </w:r>
      <w:proofErr w:type="spellEnd"/>
    </w:p>
    <w:p w14:paraId="1F489405" w14:textId="47B0619D" w:rsidR="009F14BC" w:rsidRDefault="009F14BC" w:rsidP="00855BED">
      <w:pPr>
        <w:pStyle w:val="ListParagraph"/>
        <w:numPr>
          <w:ilvl w:val="0"/>
          <w:numId w:val="10"/>
        </w:numPr>
        <w:autoSpaceDE w:val="0"/>
        <w:autoSpaceDN w:val="0"/>
        <w:adjustRightInd w:val="0"/>
        <w:spacing w:line="259" w:lineRule="atLeast"/>
        <w:rPr>
          <w:rFonts w:ascii="Calibri" w:hAnsi="Calibri" w:cs="Calibri"/>
          <w:lang w:val="en"/>
        </w:rPr>
      </w:pPr>
      <w:proofErr w:type="spellStart"/>
      <w:r w:rsidRPr="009F14BC">
        <w:rPr>
          <w:rFonts w:ascii="Calibri" w:hAnsi="Calibri" w:cs="Calibri"/>
          <w:lang w:val="en"/>
        </w:rPr>
        <w:t>Sla_missed_by_reason</w:t>
      </w:r>
      <w:proofErr w:type="spellEnd"/>
    </w:p>
    <w:p w14:paraId="549DABEC" w14:textId="67FB385C" w:rsidR="009F14BC" w:rsidRDefault="009F14BC" w:rsidP="00855BED">
      <w:pPr>
        <w:pStyle w:val="ListParagraph"/>
        <w:numPr>
          <w:ilvl w:val="0"/>
          <w:numId w:val="10"/>
        </w:numPr>
        <w:autoSpaceDE w:val="0"/>
        <w:autoSpaceDN w:val="0"/>
        <w:adjustRightInd w:val="0"/>
        <w:spacing w:line="259" w:lineRule="atLeast"/>
        <w:rPr>
          <w:rFonts w:ascii="Calibri" w:hAnsi="Calibri" w:cs="Calibri"/>
          <w:lang w:val="en"/>
        </w:rPr>
      </w:pPr>
      <w:proofErr w:type="spellStart"/>
      <w:r w:rsidRPr="009F14BC">
        <w:rPr>
          <w:rFonts w:ascii="Calibri" w:hAnsi="Calibri" w:cs="Calibri"/>
          <w:lang w:val="en"/>
        </w:rPr>
        <w:t>Revenue_by_work_type</w:t>
      </w:r>
      <w:proofErr w:type="spellEnd"/>
    </w:p>
    <w:p w14:paraId="2BAE0A06" w14:textId="351C2117" w:rsidR="009F14BC" w:rsidRDefault="009F14BC" w:rsidP="00855BED">
      <w:pPr>
        <w:pStyle w:val="ListParagraph"/>
        <w:numPr>
          <w:ilvl w:val="0"/>
          <w:numId w:val="10"/>
        </w:numPr>
        <w:autoSpaceDE w:val="0"/>
        <w:autoSpaceDN w:val="0"/>
        <w:adjustRightInd w:val="0"/>
        <w:spacing w:line="259" w:lineRule="atLeast"/>
        <w:rPr>
          <w:rFonts w:ascii="Calibri" w:hAnsi="Calibri" w:cs="Calibri"/>
          <w:lang w:val="en"/>
        </w:rPr>
      </w:pPr>
      <w:proofErr w:type="spellStart"/>
      <w:r w:rsidRPr="009F14BC">
        <w:rPr>
          <w:rFonts w:ascii="Calibri" w:hAnsi="Calibri" w:cs="Calibri"/>
          <w:lang w:val="en"/>
        </w:rPr>
        <w:t>Overdue_wos</w:t>
      </w:r>
      <w:proofErr w:type="spellEnd"/>
    </w:p>
    <w:p w14:paraId="132E429B" w14:textId="108A05EC" w:rsidR="009F14BC" w:rsidRDefault="009F14BC" w:rsidP="00855BED">
      <w:pPr>
        <w:pStyle w:val="ListParagraph"/>
        <w:numPr>
          <w:ilvl w:val="0"/>
          <w:numId w:val="10"/>
        </w:numPr>
        <w:autoSpaceDE w:val="0"/>
        <w:autoSpaceDN w:val="0"/>
        <w:adjustRightInd w:val="0"/>
        <w:spacing w:line="259" w:lineRule="atLeast"/>
        <w:rPr>
          <w:rFonts w:ascii="Calibri" w:hAnsi="Calibri" w:cs="Calibri"/>
          <w:lang w:val="en"/>
        </w:rPr>
      </w:pPr>
      <w:proofErr w:type="spellStart"/>
      <w:r w:rsidRPr="009F14BC">
        <w:rPr>
          <w:rFonts w:ascii="Calibri" w:hAnsi="Calibri" w:cs="Calibri"/>
          <w:lang w:val="en"/>
        </w:rPr>
        <w:t>Open_jobs</w:t>
      </w:r>
      <w:proofErr w:type="spellEnd"/>
    </w:p>
    <w:p w14:paraId="1A11DA6C" w14:textId="0854DE51" w:rsidR="009F14BC" w:rsidRDefault="009F14BC" w:rsidP="00855BED">
      <w:pPr>
        <w:pStyle w:val="ListParagraph"/>
        <w:numPr>
          <w:ilvl w:val="0"/>
          <w:numId w:val="10"/>
        </w:numPr>
        <w:autoSpaceDE w:val="0"/>
        <w:autoSpaceDN w:val="0"/>
        <w:adjustRightInd w:val="0"/>
        <w:spacing w:line="259" w:lineRule="atLeast"/>
        <w:rPr>
          <w:rFonts w:ascii="Calibri" w:hAnsi="Calibri" w:cs="Calibri"/>
          <w:lang w:val="en"/>
        </w:rPr>
      </w:pPr>
      <w:proofErr w:type="spellStart"/>
      <w:r w:rsidRPr="009F14BC">
        <w:rPr>
          <w:rFonts w:ascii="Calibri" w:hAnsi="Calibri" w:cs="Calibri"/>
          <w:lang w:val="en"/>
        </w:rPr>
        <w:t>Not_monitored_active_users</w:t>
      </w:r>
      <w:proofErr w:type="spellEnd"/>
    </w:p>
    <w:p w14:paraId="3AE18AC4" w14:textId="6E4D9B5E" w:rsidR="009F14BC" w:rsidRDefault="009F14BC" w:rsidP="00855BED">
      <w:pPr>
        <w:pStyle w:val="ListParagraph"/>
        <w:numPr>
          <w:ilvl w:val="0"/>
          <w:numId w:val="10"/>
        </w:numPr>
        <w:autoSpaceDE w:val="0"/>
        <w:autoSpaceDN w:val="0"/>
        <w:adjustRightInd w:val="0"/>
        <w:spacing w:line="259" w:lineRule="atLeast"/>
        <w:rPr>
          <w:rFonts w:ascii="Calibri" w:hAnsi="Calibri" w:cs="Calibri"/>
          <w:lang w:val="en"/>
        </w:rPr>
      </w:pPr>
      <w:proofErr w:type="spellStart"/>
      <w:r w:rsidRPr="009F14BC">
        <w:rPr>
          <w:rFonts w:ascii="Calibri" w:hAnsi="Calibri" w:cs="Calibri"/>
          <w:lang w:val="en"/>
        </w:rPr>
        <w:t>Monitored_active_users</w:t>
      </w:r>
      <w:proofErr w:type="spellEnd"/>
    </w:p>
    <w:p w14:paraId="324E4834" w14:textId="798DAF69" w:rsidR="009F14BC" w:rsidRDefault="009F14BC" w:rsidP="00855BED">
      <w:pPr>
        <w:pStyle w:val="ListParagraph"/>
        <w:numPr>
          <w:ilvl w:val="0"/>
          <w:numId w:val="10"/>
        </w:numPr>
        <w:autoSpaceDE w:val="0"/>
        <w:autoSpaceDN w:val="0"/>
        <w:adjustRightInd w:val="0"/>
        <w:spacing w:line="259" w:lineRule="atLeast"/>
        <w:rPr>
          <w:rFonts w:ascii="Calibri" w:hAnsi="Calibri" w:cs="Calibri"/>
          <w:lang w:val="en"/>
        </w:rPr>
      </w:pPr>
      <w:proofErr w:type="spellStart"/>
      <w:r w:rsidRPr="009F14BC">
        <w:rPr>
          <w:rFonts w:ascii="Calibri" w:hAnsi="Calibri" w:cs="Calibri"/>
          <w:lang w:val="en"/>
        </w:rPr>
        <w:t>Materials_read_to_transfer</w:t>
      </w:r>
      <w:proofErr w:type="spellEnd"/>
    </w:p>
    <w:p w14:paraId="4B8F42A5" w14:textId="4708746A" w:rsidR="009F14BC" w:rsidRDefault="009F14BC" w:rsidP="00855BED">
      <w:pPr>
        <w:pStyle w:val="ListParagraph"/>
        <w:numPr>
          <w:ilvl w:val="0"/>
          <w:numId w:val="10"/>
        </w:numPr>
        <w:autoSpaceDE w:val="0"/>
        <w:autoSpaceDN w:val="0"/>
        <w:adjustRightInd w:val="0"/>
        <w:spacing w:line="259" w:lineRule="atLeast"/>
        <w:rPr>
          <w:rFonts w:ascii="Calibri" w:hAnsi="Calibri" w:cs="Calibri"/>
          <w:lang w:val="en"/>
        </w:rPr>
      </w:pPr>
      <w:proofErr w:type="spellStart"/>
      <w:r w:rsidRPr="009F14BC">
        <w:rPr>
          <w:rFonts w:ascii="Calibri" w:hAnsi="Calibri" w:cs="Calibri"/>
          <w:lang w:val="en"/>
        </w:rPr>
        <w:t>Materials_read_to_assign</w:t>
      </w:r>
      <w:proofErr w:type="spellEnd"/>
    </w:p>
    <w:p w14:paraId="2A66E572" w14:textId="74EE7B72" w:rsidR="009F14BC" w:rsidRDefault="009F14BC" w:rsidP="00855BED">
      <w:pPr>
        <w:pStyle w:val="ListParagraph"/>
        <w:numPr>
          <w:ilvl w:val="0"/>
          <w:numId w:val="10"/>
        </w:numPr>
        <w:autoSpaceDE w:val="0"/>
        <w:autoSpaceDN w:val="0"/>
        <w:adjustRightInd w:val="0"/>
        <w:spacing w:line="259" w:lineRule="atLeast"/>
        <w:rPr>
          <w:rFonts w:ascii="Calibri" w:hAnsi="Calibri" w:cs="Calibri"/>
          <w:lang w:val="en"/>
        </w:rPr>
      </w:pPr>
      <w:proofErr w:type="spellStart"/>
      <w:r w:rsidRPr="009F14BC">
        <w:rPr>
          <w:rFonts w:ascii="Calibri" w:hAnsi="Calibri" w:cs="Calibri"/>
          <w:lang w:val="en"/>
        </w:rPr>
        <w:t>Equipment_installed</w:t>
      </w:r>
      <w:proofErr w:type="spellEnd"/>
    </w:p>
    <w:p w14:paraId="7C02C91C" w14:textId="2DB799ED" w:rsidR="009F14BC" w:rsidRDefault="009F14BC" w:rsidP="00855BED">
      <w:pPr>
        <w:pStyle w:val="ListParagraph"/>
        <w:numPr>
          <w:ilvl w:val="0"/>
          <w:numId w:val="10"/>
        </w:numPr>
        <w:autoSpaceDE w:val="0"/>
        <w:autoSpaceDN w:val="0"/>
        <w:adjustRightInd w:val="0"/>
        <w:spacing w:line="259" w:lineRule="atLeast"/>
        <w:rPr>
          <w:rFonts w:ascii="Calibri" w:hAnsi="Calibri" w:cs="Calibri"/>
          <w:lang w:val="en"/>
        </w:rPr>
      </w:pPr>
      <w:proofErr w:type="spellStart"/>
      <w:r w:rsidRPr="009F14BC">
        <w:rPr>
          <w:rFonts w:ascii="Calibri" w:hAnsi="Calibri" w:cs="Calibri"/>
          <w:lang w:val="en"/>
        </w:rPr>
        <w:t>Completed_tasks_within_sla</w:t>
      </w:r>
      <w:proofErr w:type="spellEnd"/>
    </w:p>
    <w:p w14:paraId="7798D93C" w14:textId="3A88E49C" w:rsidR="009F14BC" w:rsidRPr="00855BED" w:rsidRDefault="009F14BC" w:rsidP="00855BED">
      <w:pPr>
        <w:pStyle w:val="ListParagraph"/>
        <w:numPr>
          <w:ilvl w:val="0"/>
          <w:numId w:val="10"/>
        </w:numPr>
        <w:autoSpaceDE w:val="0"/>
        <w:autoSpaceDN w:val="0"/>
        <w:adjustRightInd w:val="0"/>
        <w:spacing w:line="259" w:lineRule="atLeast"/>
        <w:rPr>
          <w:rFonts w:ascii="Calibri" w:hAnsi="Calibri" w:cs="Calibri"/>
          <w:lang w:val="en"/>
        </w:rPr>
      </w:pPr>
      <w:proofErr w:type="spellStart"/>
      <w:r w:rsidRPr="009F14BC">
        <w:rPr>
          <w:rFonts w:ascii="Calibri" w:hAnsi="Calibri" w:cs="Calibri"/>
          <w:lang w:val="en"/>
        </w:rPr>
        <w:t>Completed_tasks_failed_sla</w:t>
      </w:r>
      <w:proofErr w:type="spellEnd"/>
    </w:p>
    <w:p w14:paraId="37359380" w14:textId="77777777" w:rsidR="00A87AD8" w:rsidRDefault="00A87AD8" w:rsidP="00A87AD8">
      <w:pPr>
        <w:autoSpaceDE w:val="0"/>
        <w:autoSpaceDN w:val="0"/>
        <w:adjustRightInd w:val="0"/>
        <w:spacing w:line="259" w:lineRule="atLeast"/>
        <w:rPr>
          <w:rFonts w:ascii="Calibri" w:hAnsi="Calibri" w:cs="Calibri"/>
          <w:lang w:val="en"/>
        </w:rPr>
      </w:pPr>
      <w:r>
        <w:rPr>
          <w:rFonts w:ascii="Calibri" w:hAnsi="Calibri" w:cs="Calibri"/>
          <w:lang w:val="en"/>
        </w:rPr>
        <w:t>Steps:</w:t>
      </w:r>
    </w:p>
    <w:p w14:paraId="1D6855B7" w14:textId="77777777" w:rsidR="00A87AD8" w:rsidRDefault="00A87AD8" w:rsidP="00A87AD8">
      <w:pPr>
        <w:numPr>
          <w:ilvl w:val="0"/>
          <w:numId w:val="11"/>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Go to IAL Object Developer Window</w:t>
      </w:r>
    </w:p>
    <w:p w14:paraId="46AD1A82" w14:textId="77777777" w:rsidR="00A87AD8" w:rsidRDefault="00A87AD8" w:rsidP="00A87AD8">
      <w:pPr>
        <w:autoSpaceDE w:val="0"/>
        <w:autoSpaceDN w:val="0"/>
        <w:adjustRightInd w:val="0"/>
        <w:spacing w:line="259" w:lineRule="atLeast"/>
        <w:ind w:left="360"/>
        <w:rPr>
          <w:rFonts w:ascii="Calibri" w:hAnsi="Calibri" w:cs="Calibri"/>
          <w:lang w:val="en"/>
        </w:rPr>
      </w:pPr>
      <w:r>
        <w:rPr>
          <w:rFonts w:ascii="Calibri" w:hAnsi="Calibri" w:cs="Calibri"/>
          <w:lang w:val="en"/>
        </w:rPr>
        <w:t>Solution Manager/ Business Reporting &amp; Analysis/ Information Access Layer / IAL Object Developer</w:t>
      </w:r>
    </w:p>
    <w:p w14:paraId="79DEBC93" w14:textId="464B2F23" w:rsidR="00A87AD8" w:rsidRDefault="00A87AD8" w:rsidP="002334B0">
      <w:pPr>
        <w:autoSpaceDE w:val="0"/>
        <w:autoSpaceDN w:val="0"/>
        <w:adjustRightInd w:val="0"/>
        <w:spacing w:line="259" w:lineRule="atLeast"/>
        <w:ind w:left="360"/>
        <w:jc w:val="center"/>
        <w:rPr>
          <w:rFonts w:ascii="Calibri" w:hAnsi="Calibri" w:cs="Calibri"/>
          <w:lang w:val="en"/>
        </w:rPr>
      </w:pPr>
      <w:r>
        <w:rPr>
          <w:rFonts w:ascii="Calibri" w:hAnsi="Calibri" w:cs="Calibri"/>
          <w:noProof/>
          <w:lang w:val="en"/>
        </w:rPr>
        <w:drawing>
          <wp:inline distT="0" distB="0" distL="0" distR="0" wp14:anchorId="129D4A3C" wp14:editId="1A479F83">
            <wp:extent cx="3943985" cy="2846705"/>
            <wp:effectExtent l="19050" t="19050" r="18415" b="1079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43985" cy="2846705"/>
                    </a:xfrm>
                    <a:prstGeom prst="rect">
                      <a:avLst/>
                    </a:prstGeom>
                    <a:noFill/>
                    <a:ln w="3175">
                      <a:solidFill>
                        <a:schemeClr val="tx1"/>
                      </a:solidFill>
                    </a:ln>
                  </pic:spPr>
                </pic:pic>
              </a:graphicData>
            </a:graphic>
          </wp:inline>
        </w:drawing>
      </w:r>
    </w:p>
    <w:p w14:paraId="689492FE" w14:textId="77777777" w:rsidR="00D03929" w:rsidRDefault="00D03929" w:rsidP="00D03929">
      <w:pPr>
        <w:numPr>
          <w:ilvl w:val="0"/>
          <w:numId w:val="11"/>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RMB -&gt; Load from file…</w:t>
      </w:r>
    </w:p>
    <w:p w14:paraId="26D81023" w14:textId="77777777" w:rsidR="00D03929" w:rsidRDefault="00D03929" w:rsidP="00D03929">
      <w:pPr>
        <w:autoSpaceDE w:val="0"/>
        <w:autoSpaceDN w:val="0"/>
        <w:adjustRightInd w:val="0"/>
        <w:spacing w:line="259" w:lineRule="atLeast"/>
        <w:rPr>
          <w:rFonts w:ascii="Calibri" w:hAnsi="Calibri" w:cs="Calibri"/>
          <w:lang w:val="en"/>
        </w:rPr>
      </w:pPr>
      <w:r>
        <w:rPr>
          <w:rFonts w:ascii="Calibri" w:hAnsi="Calibri" w:cs="Calibri"/>
          <w:lang w:val="en"/>
        </w:rPr>
        <w:t xml:space="preserve">       Select the IAL object from the location mentioned above </w:t>
      </w:r>
      <w:proofErr w:type="gramStart"/>
      <w:r>
        <w:rPr>
          <w:rFonts w:ascii="Calibri" w:hAnsi="Calibri" w:cs="Calibri"/>
          <w:lang w:val="en"/>
        </w:rPr>
        <w:t>( 1</w:t>
      </w:r>
      <w:proofErr w:type="gramEnd"/>
      <w:r>
        <w:rPr>
          <w:rFonts w:ascii="Calibri" w:hAnsi="Calibri" w:cs="Calibri"/>
          <w:lang w:val="en"/>
        </w:rPr>
        <w:t xml:space="preserve"> file at a time)</w:t>
      </w:r>
    </w:p>
    <w:p w14:paraId="49EFDDD7" w14:textId="2CA328D9" w:rsidR="00D03929" w:rsidRDefault="00D03929" w:rsidP="005E4865">
      <w:pPr>
        <w:autoSpaceDE w:val="0"/>
        <w:autoSpaceDN w:val="0"/>
        <w:adjustRightInd w:val="0"/>
        <w:spacing w:line="259" w:lineRule="atLeast"/>
        <w:jc w:val="center"/>
        <w:rPr>
          <w:rFonts w:ascii="Calibri" w:hAnsi="Calibri" w:cs="Calibri"/>
          <w:lang w:val="en"/>
        </w:rPr>
      </w:pPr>
      <w:r>
        <w:rPr>
          <w:rFonts w:ascii="Calibri" w:hAnsi="Calibri" w:cs="Calibri"/>
          <w:noProof/>
          <w:lang w:val="en"/>
        </w:rPr>
        <w:lastRenderedPageBreak/>
        <w:drawing>
          <wp:inline distT="0" distB="0" distL="0" distR="0" wp14:anchorId="16237036" wp14:editId="0378A631">
            <wp:extent cx="4540250" cy="1757045"/>
            <wp:effectExtent l="19050" t="19050" r="12700" b="1460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40250" cy="1757045"/>
                    </a:xfrm>
                    <a:prstGeom prst="rect">
                      <a:avLst/>
                    </a:prstGeom>
                    <a:noFill/>
                    <a:ln w="3175">
                      <a:solidFill>
                        <a:schemeClr val="tx1"/>
                      </a:solidFill>
                    </a:ln>
                  </pic:spPr>
                </pic:pic>
              </a:graphicData>
            </a:graphic>
          </wp:inline>
        </w:drawing>
      </w:r>
    </w:p>
    <w:p w14:paraId="6B5B6039" w14:textId="11EB62F5" w:rsidR="00855BED" w:rsidRDefault="00855BED" w:rsidP="00855BED">
      <w:pPr>
        <w:autoSpaceDE w:val="0"/>
        <w:autoSpaceDN w:val="0"/>
        <w:adjustRightInd w:val="0"/>
        <w:spacing w:line="259" w:lineRule="atLeast"/>
        <w:rPr>
          <w:rFonts w:ascii="Calibri" w:hAnsi="Calibri" w:cs="Calibri"/>
          <w:lang w:val="en"/>
        </w:rPr>
      </w:pPr>
    </w:p>
    <w:p w14:paraId="7B883952" w14:textId="77777777" w:rsidR="00307A3F" w:rsidRDefault="00307A3F" w:rsidP="00307A3F">
      <w:pPr>
        <w:numPr>
          <w:ilvl w:val="0"/>
          <w:numId w:val="11"/>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RMB -&gt; Deploy</w:t>
      </w:r>
    </w:p>
    <w:p w14:paraId="340C08E2" w14:textId="77777777" w:rsidR="00307A3F" w:rsidRDefault="00307A3F" w:rsidP="00307A3F">
      <w:pPr>
        <w:autoSpaceDE w:val="0"/>
        <w:autoSpaceDN w:val="0"/>
        <w:adjustRightInd w:val="0"/>
        <w:spacing w:after="200" w:line="276" w:lineRule="auto"/>
        <w:ind w:left="360"/>
        <w:rPr>
          <w:rFonts w:ascii="Calibri" w:hAnsi="Calibri" w:cs="Calibri"/>
          <w:lang w:val="en"/>
        </w:rPr>
      </w:pPr>
      <w:r>
        <w:rPr>
          <w:rFonts w:ascii="Calibri" w:hAnsi="Calibri" w:cs="Calibri"/>
          <w:lang w:val="en"/>
        </w:rPr>
        <w:t>Deploy the IAL object to the database</w:t>
      </w:r>
    </w:p>
    <w:p w14:paraId="7C70B99D" w14:textId="52030898" w:rsidR="00A67C5B" w:rsidRDefault="00307A3F" w:rsidP="00A67C5B">
      <w:pPr>
        <w:ind w:left="360"/>
        <w:rPr>
          <w:i/>
        </w:rPr>
      </w:pPr>
      <w:r>
        <w:rPr>
          <w:noProof/>
        </w:rPr>
        <w:drawing>
          <wp:inline distT="0" distB="0" distL="0" distR="0" wp14:anchorId="707630BF" wp14:editId="213CA659">
            <wp:extent cx="5731510" cy="2020570"/>
            <wp:effectExtent l="19050" t="19050" r="21590" b="1778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20570"/>
                    </a:xfrm>
                    <a:prstGeom prst="rect">
                      <a:avLst/>
                    </a:prstGeom>
                    <a:noFill/>
                    <a:ln w="3175">
                      <a:solidFill>
                        <a:schemeClr val="tx1"/>
                      </a:solidFill>
                    </a:ln>
                  </pic:spPr>
                </pic:pic>
              </a:graphicData>
            </a:graphic>
          </wp:inline>
        </w:drawing>
      </w:r>
    </w:p>
    <w:p w14:paraId="596D9F63" w14:textId="5D886F95" w:rsidR="00DE3246" w:rsidRDefault="00DE3246" w:rsidP="00A67C5B">
      <w:pPr>
        <w:ind w:left="360"/>
        <w:rPr>
          <w:i/>
        </w:rPr>
      </w:pPr>
    </w:p>
    <w:p w14:paraId="55D448BD" w14:textId="77777777" w:rsidR="00DE3246" w:rsidRDefault="00DE3246" w:rsidP="00DE3246">
      <w:pPr>
        <w:autoSpaceDE w:val="0"/>
        <w:autoSpaceDN w:val="0"/>
        <w:adjustRightInd w:val="0"/>
        <w:spacing w:line="259" w:lineRule="atLeast"/>
        <w:rPr>
          <w:rFonts w:ascii="Calibri" w:hAnsi="Calibri" w:cs="Calibri"/>
          <w:lang w:val="en"/>
        </w:rPr>
      </w:pPr>
      <w:r>
        <w:rPr>
          <w:rFonts w:ascii="Calibri" w:hAnsi="Calibri" w:cs="Calibri"/>
          <w:lang w:val="en"/>
        </w:rPr>
        <w:t>This operation will deploy the IAL object as views in the database</w:t>
      </w:r>
    </w:p>
    <w:p w14:paraId="4BF757B8" w14:textId="16860E9C" w:rsidR="00DE3246" w:rsidRDefault="00DE3246" w:rsidP="00DE3246">
      <w:pPr>
        <w:numPr>
          <w:ilvl w:val="0"/>
          <w:numId w:val="11"/>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Grant permission to the IAL objects</w:t>
      </w:r>
      <w:r w:rsidR="003E367D">
        <w:rPr>
          <w:rFonts w:ascii="Calibri" w:hAnsi="Calibri" w:cs="Calibri"/>
          <w:lang w:val="en"/>
        </w:rPr>
        <w:t xml:space="preserve"> (Refresh security and dictionary Cache)</w:t>
      </w:r>
    </w:p>
    <w:p w14:paraId="6AED1E9C" w14:textId="77777777" w:rsidR="00DE3246" w:rsidRDefault="00DE3246" w:rsidP="00DE3246">
      <w:pPr>
        <w:autoSpaceDE w:val="0"/>
        <w:autoSpaceDN w:val="0"/>
        <w:adjustRightInd w:val="0"/>
        <w:spacing w:line="259" w:lineRule="atLeast"/>
        <w:rPr>
          <w:rFonts w:ascii="Calibri" w:hAnsi="Calibri" w:cs="Calibri"/>
          <w:lang w:val="en"/>
        </w:rPr>
      </w:pPr>
      <w:r>
        <w:rPr>
          <w:rFonts w:ascii="Calibri" w:hAnsi="Calibri" w:cs="Calibri"/>
          <w:lang w:val="en"/>
        </w:rPr>
        <w:t>As with any other database object IAL objects required to be granted to permission sets. Grant the IAL objects to the permission set used by the lobby page</w:t>
      </w:r>
    </w:p>
    <w:p w14:paraId="562D8011" w14:textId="31807231" w:rsidR="00DE3246" w:rsidRDefault="00E71114" w:rsidP="00E31443">
      <w:pPr>
        <w:ind w:left="360"/>
        <w:jc w:val="center"/>
        <w:rPr>
          <w:i/>
        </w:rPr>
      </w:pPr>
      <w:r>
        <w:rPr>
          <w:noProof/>
        </w:rPr>
        <w:lastRenderedPageBreak/>
        <w:drawing>
          <wp:inline distT="0" distB="0" distL="0" distR="0" wp14:anchorId="27A99DF7" wp14:editId="55879615">
            <wp:extent cx="5553075" cy="5857875"/>
            <wp:effectExtent l="19050" t="19050" r="28575" b="2857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0"/>
                    <a:stretch>
                      <a:fillRect/>
                    </a:stretch>
                  </pic:blipFill>
                  <pic:spPr>
                    <a:xfrm>
                      <a:off x="0" y="0"/>
                      <a:ext cx="5553075" cy="5857875"/>
                    </a:xfrm>
                    <a:prstGeom prst="rect">
                      <a:avLst/>
                    </a:prstGeom>
                    <a:ln w="3175">
                      <a:solidFill>
                        <a:schemeClr val="tx1"/>
                      </a:solidFill>
                    </a:ln>
                  </pic:spPr>
                </pic:pic>
              </a:graphicData>
            </a:graphic>
          </wp:inline>
        </w:drawing>
      </w:r>
    </w:p>
    <w:p w14:paraId="3F575AD2" w14:textId="17ADC32E" w:rsidR="00DE3246" w:rsidRDefault="007E671C" w:rsidP="007E671C">
      <w:pPr>
        <w:ind w:left="360"/>
        <w:jc w:val="center"/>
        <w:rPr>
          <w:i/>
        </w:rPr>
      </w:pPr>
      <w:r>
        <w:rPr>
          <w:noProof/>
        </w:rPr>
        <w:drawing>
          <wp:inline distT="0" distB="0" distL="0" distR="0" wp14:anchorId="00257F60" wp14:editId="0B63033F">
            <wp:extent cx="3867150" cy="2657475"/>
            <wp:effectExtent l="19050" t="19050" r="19050" b="2857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1"/>
                    <a:stretch>
                      <a:fillRect/>
                    </a:stretch>
                  </pic:blipFill>
                  <pic:spPr>
                    <a:xfrm>
                      <a:off x="0" y="0"/>
                      <a:ext cx="3867150" cy="2657475"/>
                    </a:xfrm>
                    <a:prstGeom prst="rect">
                      <a:avLst/>
                    </a:prstGeom>
                    <a:ln w="3175">
                      <a:solidFill>
                        <a:schemeClr val="tx1"/>
                      </a:solidFill>
                    </a:ln>
                  </pic:spPr>
                </pic:pic>
              </a:graphicData>
            </a:graphic>
          </wp:inline>
        </w:drawing>
      </w:r>
    </w:p>
    <w:p w14:paraId="6A9CDBDF" w14:textId="77777777" w:rsidR="00DE3246" w:rsidRDefault="00DE3246" w:rsidP="00DE3246">
      <w:pPr>
        <w:numPr>
          <w:ilvl w:val="0"/>
          <w:numId w:val="11"/>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lastRenderedPageBreak/>
        <w:t xml:space="preserve">Import lobby page </w:t>
      </w:r>
    </w:p>
    <w:p w14:paraId="1EABD92C" w14:textId="1C5B732D" w:rsidR="00DE3246" w:rsidRDefault="00DE3246" w:rsidP="00DE3246">
      <w:pPr>
        <w:autoSpaceDE w:val="0"/>
        <w:autoSpaceDN w:val="0"/>
        <w:adjustRightInd w:val="0"/>
        <w:spacing w:line="259" w:lineRule="atLeast"/>
        <w:rPr>
          <w:rFonts w:ascii="Calibri" w:hAnsi="Calibri" w:cs="Calibri"/>
          <w:lang w:val="en"/>
        </w:rPr>
      </w:pPr>
      <w:r>
        <w:rPr>
          <w:rFonts w:ascii="Calibri" w:hAnsi="Calibri" w:cs="Calibri"/>
          <w:lang w:val="en"/>
        </w:rPr>
        <w:t xml:space="preserve">Import lobby page - Service Delivery </w:t>
      </w:r>
      <w:r w:rsidR="008A3707">
        <w:rPr>
          <w:rFonts w:ascii="Calibri" w:hAnsi="Calibri" w:cs="Calibri"/>
          <w:lang w:val="en"/>
        </w:rPr>
        <w:t>Management</w:t>
      </w:r>
      <w:r>
        <w:rPr>
          <w:rFonts w:ascii="Calibri" w:hAnsi="Calibri" w:cs="Calibri"/>
          <w:lang w:val="en"/>
        </w:rPr>
        <w:t>- found in Tunstall Deliverables\EA_SERVICES\LOBBY using the ‘Import Page’ command in Lobby Overview window</w:t>
      </w:r>
    </w:p>
    <w:p w14:paraId="41B73AAF" w14:textId="31C4E352" w:rsidR="00DE3246" w:rsidRDefault="00DE3246" w:rsidP="00B1510B">
      <w:pPr>
        <w:autoSpaceDE w:val="0"/>
        <w:autoSpaceDN w:val="0"/>
        <w:adjustRightInd w:val="0"/>
        <w:spacing w:line="259" w:lineRule="atLeast"/>
        <w:jc w:val="center"/>
        <w:rPr>
          <w:rFonts w:ascii="Calibri" w:hAnsi="Calibri" w:cs="Calibri"/>
          <w:lang w:val="en"/>
        </w:rPr>
      </w:pPr>
      <w:r>
        <w:rPr>
          <w:rFonts w:ascii="Calibri" w:hAnsi="Calibri" w:cs="Calibri"/>
          <w:noProof/>
          <w:lang w:val="en"/>
        </w:rPr>
        <w:drawing>
          <wp:inline distT="0" distB="0" distL="0" distR="0" wp14:anchorId="111841B1" wp14:editId="010C00DB">
            <wp:extent cx="2724150" cy="1676400"/>
            <wp:effectExtent l="19050" t="19050" r="19050" b="1905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4150" cy="1676400"/>
                    </a:xfrm>
                    <a:prstGeom prst="rect">
                      <a:avLst/>
                    </a:prstGeom>
                    <a:noFill/>
                    <a:ln w="3175">
                      <a:solidFill>
                        <a:schemeClr val="tx1"/>
                      </a:solidFill>
                    </a:ln>
                  </pic:spPr>
                </pic:pic>
              </a:graphicData>
            </a:graphic>
          </wp:inline>
        </w:drawing>
      </w:r>
    </w:p>
    <w:p w14:paraId="2779EF9F" w14:textId="6C321005" w:rsidR="00DE3246" w:rsidRDefault="00DE3246" w:rsidP="00A67C5B">
      <w:pPr>
        <w:ind w:left="360"/>
        <w:rPr>
          <w:i/>
        </w:rPr>
      </w:pPr>
    </w:p>
    <w:p w14:paraId="6925CEE9" w14:textId="77777777" w:rsidR="00E71114" w:rsidRDefault="00E71114" w:rsidP="00E71114">
      <w:pPr>
        <w:numPr>
          <w:ilvl w:val="0"/>
          <w:numId w:val="11"/>
        </w:numPr>
        <w:autoSpaceDE w:val="0"/>
        <w:autoSpaceDN w:val="0"/>
        <w:adjustRightInd w:val="0"/>
        <w:spacing w:after="200" w:line="276" w:lineRule="auto"/>
        <w:ind w:left="720" w:hanging="360"/>
        <w:rPr>
          <w:rFonts w:ascii="Calibri" w:hAnsi="Calibri" w:cs="Calibri"/>
          <w:lang w:val="en"/>
        </w:rPr>
      </w:pPr>
      <w:r>
        <w:rPr>
          <w:rFonts w:ascii="Calibri" w:hAnsi="Calibri" w:cs="Calibri"/>
          <w:lang w:val="en"/>
        </w:rPr>
        <w:t>Grant permission to the lobby page</w:t>
      </w:r>
    </w:p>
    <w:p w14:paraId="6A7FA545" w14:textId="77777777" w:rsidR="00E71114" w:rsidRDefault="00E71114" w:rsidP="00E71114">
      <w:pPr>
        <w:numPr>
          <w:ilvl w:val="0"/>
          <w:numId w:val="11"/>
        </w:numPr>
        <w:autoSpaceDE w:val="0"/>
        <w:autoSpaceDN w:val="0"/>
        <w:adjustRightInd w:val="0"/>
        <w:spacing w:after="200" w:line="276" w:lineRule="auto"/>
        <w:ind w:left="1080" w:hanging="360"/>
        <w:rPr>
          <w:rFonts w:ascii="Calibri" w:hAnsi="Calibri" w:cs="Calibri"/>
          <w:lang w:val="en"/>
        </w:rPr>
      </w:pPr>
      <w:r>
        <w:rPr>
          <w:rFonts w:ascii="Calibri" w:hAnsi="Calibri" w:cs="Calibri"/>
          <w:lang w:val="en"/>
        </w:rPr>
        <w:t>Locate lobby page in the Lobby Overview window</w:t>
      </w:r>
    </w:p>
    <w:p w14:paraId="3DF44619" w14:textId="151F6C96" w:rsidR="00E71114" w:rsidRDefault="00E71114" w:rsidP="00E71114">
      <w:pPr>
        <w:numPr>
          <w:ilvl w:val="0"/>
          <w:numId w:val="11"/>
        </w:numPr>
        <w:autoSpaceDE w:val="0"/>
        <w:autoSpaceDN w:val="0"/>
        <w:adjustRightInd w:val="0"/>
        <w:spacing w:after="200" w:line="276" w:lineRule="auto"/>
        <w:ind w:left="1080" w:hanging="360"/>
        <w:rPr>
          <w:rFonts w:ascii="Calibri" w:hAnsi="Calibri" w:cs="Calibri"/>
          <w:lang w:val="en"/>
        </w:rPr>
      </w:pPr>
      <w:r>
        <w:rPr>
          <w:rFonts w:ascii="Calibri" w:hAnsi="Calibri" w:cs="Calibri"/>
          <w:lang w:val="en"/>
        </w:rPr>
        <w:t>RMB -&gt; Edit</w:t>
      </w:r>
    </w:p>
    <w:p w14:paraId="719566BE" w14:textId="75B22AD6" w:rsidR="00E71114" w:rsidRDefault="00AE6085" w:rsidP="00AE6085">
      <w:pPr>
        <w:autoSpaceDE w:val="0"/>
        <w:autoSpaceDN w:val="0"/>
        <w:adjustRightInd w:val="0"/>
        <w:spacing w:after="200" w:line="276" w:lineRule="auto"/>
        <w:ind w:left="1080"/>
        <w:jc w:val="center"/>
        <w:rPr>
          <w:rFonts w:ascii="Calibri" w:hAnsi="Calibri" w:cs="Calibri"/>
          <w:lang w:val="en"/>
        </w:rPr>
      </w:pPr>
      <w:r>
        <w:rPr>
          <w:noProof/>
        </w:rPr>
        <w:drawing>
          <wp:inline distT="0" distB="0" distL="0" distR="0" wp14:anchorId="29FB6E1C" wp14:editId="20FF1AC1">
            <wp:extent cx="5731510" cy="1779270"/>
            <wp:effectExtent l="19050" t="19050" r="21590" b="1143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779270"/>
                    </a:xfrm>
                    <a:prstGeom prst="rect">
                      <a:avLst/>
                    </a:prstGeom>
                    <a:noFill/>
                    <a:ln w="3175">
                      <a:solidFill>
                        <a:schemeClr val="tx1"/>
                      </a:solidFill>
                    </a:ln>
                  </pic:spPr>
                </pic:pic>
              </a:graphicData>
            </a:graphic>
          </wp:inline>
        </w:drawing>
      </w:r>
    </w:p>
    <w:p w14:paraId="579D8215" w14:textId="7EDCF3B8" w:rsidR="00E71114" w:rsidRDefault="001A32FE" w:rsidP="001A32FE">
      <w:pPr>
        <w:pStyle w:val="ListParagraph"/>
        <w:numPr>
          <w:ilvl w:val="0"/>
          <w:numId w:val="12"/>
        </w:numPr>
        <w:rPr>
          <w:iCs/>
        </w:rPr>
      </w:pPr>
      <w:r w:rsidRPr="00F029DD">
        <w:rPr>
          <w:iCs/>
        </w:rPr>
        <w:t>Click on the Presentation Object Link</w:t>
      </w:r>
    </w:p>
    <w:p w14:paraId="7D7ED240" w14:textId="77777777" w:rsidR="00A761F3" w:rsidRPr="00F029DD" w:rsidRDefault="00A761F3" w:rsidP="00A761F3">
      <w:pPr>
        <w:pStyle w:val="ListParagraph"/>
        <w:ind w:left="1080"/>
        <w:rPr>
          <w:iCs/>
        </w:rPr>
      </w:pPr>
    </w:p>
    <w:p w14:paraId="04C0E6F1" w14:textId="14769B6B" w:rsidR="001A32FE" w:rsidRDefault="00451A36" w:rsidP="001A32FE">
      <w:pPr>
        <w:pStyle w:val="ListParagraph"/>
        <w:ind w:left="1080"/>
        <w:jc w:val="center"/>
        <w:rPr>
          <w:i/>
        </w:rPr>
      </w:pPr>
      <w:r>
        <w:rPr>
          <w:noProof/>
        </w:rPr>
        <mc:AlternateContent>
          <mc:Choice Requires="wps">
            <w:drawing>
              <wp:anchor distT="0" distB="0" distL="114300" distR="114300" simplePos="0" relativeHeight="251711488" behindDoc="0" locked="0" layoutInCell="1" allowOverlap="1" wp14:anchorId="444CB60C" wp14:editId="709EFB3F">
                <wp:simplePos x="0" y="0"/>
                <wp:positionH relativeFrom="column">
                  <wp:posOffset>1276709</wp:posOffset>
                </wp:positionH>
                <wp:positionV relativeFrom="paragraph">
                  <wp:posOffset>1705394</wp:posOffset>
                </wp:positionV>
                <wp:extent cx="1130061" cy="362310"/>
                <wp:effectExtent l="0" t="0" r="13335" b="19050"/>
                <wp:wrapNone/>
                <wp:docPr id="41" name="Rectangle 41"/>
                <wp:cNvGraphicFramePr/>
                <a:graphic xmlns:a="http://schemas.openxmlformats.org/drawingml/2006/main">
                  <a:graphicData uri="http://schemas.microsoft.com/office/word/2010/wordprocessingShape">
                    <wps:wsp>
                      <wps:cNvSpPr/>
                      <wps:spPr>
                        <a:xfrm>
                          <a:off x="0" y="0"/>
                          <a:ext cx="1130061" cy="36231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F7F86D" id="Rectangle 41" o:spid="_x0000_s1026" style="position:absolute;margin-left:100.55pt;margin-top:134.3pt;width:89pt;height:28.5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" filled="f" strokecolor="red" strokeweight="1pt"/>
            </w:pict>
          </mc:Fallback>
        </mc:AlternateContent>
      </w:r>
      <w:r w:rsidR="001A32FE">
        <w:rPr>
          <w:noProof/>
        </w:rPr>
        <w:drawing>
          <wp:inline distT="0" distB="0" distL="0" distR="0" wp14:anchorId="05B0D8D8" wp14:editId="17C97786">
            <wp:extent cx="4233773" cy="2352357"/>
            <wp:effectExtent l="19050" t="19050" r="14605" b="1016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1371" cy="2356579"/>
                    </a:xfrm>
                    <a:prstGeom prst="rect">
                      <a:avLst/>
                    </a:prstGeom>
                    <a:noFill/>
                    <a:ln w="3175">
                      <a:solidFill>
                        <a:schemeClr val="tx1"/>
                      </a:solidFill>
                    </a:ln>
                  </pic:spPr>
                </pic:pic>
              </a:graphicData>
            </a:graphic>
          </wp:inline>
        </w:drawing>
      </w:r>
    </w:p>
    <w:p w14:paraId="25351DA2" w14:textId="01BE8774" w:rsidR="002D4659" w:rsidRDefault="002D4659" w:rsidP="001A32FE">
      <w:pPr>
        <w:pStyle w:val="ListParagraph"/>
        <w:ind w:left="1080"/>
        <w:jc w:val="center"/>
        <w:rPr>
          <w:i/>
        </w:rPr>
      </w:pPr>
    </w:p>
    <w:p w14:paraId="055F1814" w14:textId="4E95CAC7" w:rsidR="002D4659" w:rsidRDefault="002D4659" w:rsidP="002D4659">
      <w:pPr>
        <w:pStyle w:val="ListParagraph"/>
        <w:numPr>
          <w:ilvl w:val="0"/>
          <w:numId w:val="12"/>
        </w:numPr>
        <w:rPr>
          <w:iCs/>
        </w:rPr>
      </w:pPr>
      <w:r w:rsidRPr="00C079B5">
        <w:rPr>
          <w:iCs/>
        </w:rPr>
        <w:lastRenderedPageBreak/>
        <w:t>Grant Permission to the intended permission set</w:t>
      </w:r>
    </w:p>
    <w:p w14:paraId="63911E17" w14:textId="16417A52" w:rsidR="00CD57BE" w:rsidRDefault="00CD57BE" w:rsidP="00CD57BE">
      <w:pPr>
        <w:jc w:val="center"/>
        <w:rPr>
          <w:iCs/>
        </w:rPr>
      </w:pPr>
      <w:r>
        <w:rPr>
          <w:noProof/>
        </w:rPr>
        <w:drawing>
          <wp:inline distT="0" distB="0" distL="0" distR="0" wp14:anchorId="092D8C8B" wp14:editId="3613248F">
            <wp:extent cx="5731510" cy="2826385"/>
            <wp:effectExtent l="19050" t="19050" r="21590" b="1206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826385"/>
                    </a:xfrm>
                    <a:prstGeom prst="rect">
                      <a:avLst/>
                    </a:prstGeom>
                    <a:noFill/>
                    <a:ln w="3175">
                      <a:solidFill>
                        <a:schemeClr val="tx1"/>
                      </a:solidFill>
                    </a:ln>
                  </pic:spPr>
                </pic:pic>
              </a:graphicData>
            </a:graphic>
          </wp:inline>
        </w:drawing>
      </w:r>
    </w:p>
    <w:p w14:paraId="68FE5974" w14:textId="00BAA3CA" w:rsidR="00041844" w:rsidRDefault="00041844" w:rsidP="00CD57BE">
      <w:pPr>
        <w:jc w:val="center"/>
        <w:rPr>
          <w:iCs/>
        </w:rPr>
      </w:pPr>
    </w:p>
    <w:p w14:paraId="132A3E66" w14:textId="17D55381" w:rsidR="00041844" w:rsidRDefault="00041844" w:rsidP="00041844">
      <w:pPr>
        <w:pStyle w:val="ListParagraph"/>
        <w:numPr>
          <w:ilvl w:val="0"/>
          <w:numId w:val="12"/>
        </w:numPr>
        <w:rPr>
          <w:iCs/>
        </w:rPr>
      </w:pPr>
      <w:r w:rsidRPr="00041844">
        <w:rPr>
          <w:b/>
          <w:bCs/>
          <w:iCs/>
        </w:rPr>
        <w:t>Database Objects</w:t>
      </w:r>
      <w:r w:rsidRPr="00041844">
        <w:rPr>
          <w:iCs/>
        </w:rPr>
        <w:t xml:space="preserve"> – </w:t>
      </w:r>
      <w:proofErr w:type="spellStart"/>
      <w:r w:rsidRPr="00041844">
        <w:rPr>
          <w:iCs/>
        </w:rPr>
        <w:t>C_EA_Customization_Util</w:t>
      </w:r>
      <w:proofErr w:type="spellEnd"/>
    </w:p>
    <w:p w14:paraId="6DF129B8" w14:textId="77777777" w:rsidR="00041844" w:rsidRDefault="00041844" w:rsidP="00041844">
      <w:pPr>
        <w:pStyle w:val="ListParagraph"/>
        <w:ind w:left="360"/>
        <w:rPr>
          <w:iCs/>
        </w:rPr>
      </w:pPr>
    </w:p>
    <w:p w14:paraId="3487E9CE" w14:textId="7777E6ED" w:rsidR="00041844" w:rsidRDefault="00041844" w:rsidP="00041844">
      <w:pPr>
        <w:pStyle w:val="ListParagraph"/>
        <w:numPr>
          <w:ilvl w:val="0"/>
          <w:numId w:val="13"/>
        </w:numPr>
        <w:rPr>
          <w:iCs/>
        </w:rPr>
      </w:pPr>
      <w:proofErr w:type="spellStart"/>
      <w:r>
        <w:rPr>
          <w:iCs/>
        </w:rPr>
        <w:t>Get_Contract_Id</w:t>
      </w:r>
      <w:proofErr w:type="spellEnd"/>
    </w:p>
    <w:p w14:paraId="4DE30D21" w14:textId="01560AEA" w:rsidR="00041844" w:rsidRDefault="00041844" w:rsidP="00041844">
      <w:pPr>
        <w:pStyle w:val="ListParagraph"/>
        <w:numPr>
          <w:ilvl w:val="0"/>
          <w:numId w:val="13"/>
        </w:numPr>
        <w:rPr>
          <w:iCs/>
        </w:rPr>
      </w:pPr>
      <w:r>
        <w:rPr>
          <w:iCs/>
        </w:rPr>
        <w:t>Get Identity</w:t>
      </w:r>
    </w:p>
    <w:p w14:paraId="5CED54A6" w14:textId="507A0331" w:rsidR="00041844" w:rsidRPr="00041844" w:rsidRDefault="003B27CE" w:rsidP="003B27CE">
      <w:pPr>
        <w:pStyle w:val="ListParagraph"/>
        <w:ind w:left="1080"/>
        <w:jc w:val="center"/>
        <w:rPr>
          <w:iCs/>
        </w:rPr>
      </w:pPr>
      <w:r>
        <w:rPr>
          <w:noProof/>
        </w:rPr>
        <w:lastRenderedPageBreak/>
        <w:drawing>
          <wp:inline distT="0" distB="0" distL="0" distR="0" wp14:anchorId="73D955AD" wp14:editId="27364A29">
            <wp:extent cx="5553075" cy="5419725"/>
            <wp:effectExtent l="19050" t="19050" r="28575" b="2857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6"/>
                    <a:stretch>
                      <a:fillRect/>
                    </a:stretch>
                  </pic:blipFill>
                  <pic:spPr>
                    <a:xfrm>
                      <a:off x="0" y="0"/>
                      <a:ext cx="5553075" cy="5419725"/>
                    </a:xfrm>
                    <a:prstGeom prst="rect">
                      <a:avLst/>
                    </a:prstGeom>
                    <a:ln w="3175">
                      <a:solidFill>
                        <a:schemeClr val="tx1"/>
                      </a:solidFill>
                    </a:ln>
                  </pic:spPr>
                </pic:pic>
              </a:graphicData>
            </a:graphic>
          </wp:inline>
        </w:drawing>
      </w:r>
    </w:p>
    <w:p w14:paraId="336F6118" w14:textId="77777777" w:rsidR="00041844" w:rsidRPr="00CD57BE" w:rsidRDefault="00041844" w:rsidP="00CD57BE">
      <w:pPr>
        <w:jc w:val="center"/>
        <w:rPr>
          <w:iCs/>
        </w:rPr>
      </w:pPr>
    </w:p>
    <w:p w14:paraId="0B8DA4DD" w14:textId="77777777" w:rsidR="00A67C5B" w:rsidRDefault="00A67C5B" w:rsidP="00A67C5B">
      <w:r>
        <w:t>***********************************************</w:t>
      </w:r>
    </w:p>
    <w:p w14:paraId="53FA6A41" w14:textId="77777777" w:rsidR="00A67C5B" w:rsidRDefault="00A67C5B" w:rsidP="00A67C5B">
      <w:pPr>
        <w:pStyle w:val="Heading1"/>
        <w:rPr>
          <w:lang w:val="en-US"/>
        </w:rPr>
      </w:pPr>
      <w:r w:rsidRPr="32C8C76C">
        <w:rPr>
          <w:lang w:val="en-US"/>
        </w:rPr>
        <w:t>Developer Test Proposal</w:t>
      </w:r>
    </w:p>
    <w:p w14:paraId="48CB33C0" w14:textId="77777777" w:rsidR="00A67C5B" w:rsidRPr="00777BB1" w:rsidRDefault="00A67C5B" w:rsidP="00A67C5B">
      <w:pPr>
        <w:rPr>
          <w:i/>
        </w:rPr>
      </w:pPr>
      <w:r w:rsidRPr="00777BB1">
        <w:rPr>
          <w:i/>
        </w:rPr>
        <w:t>**** Guidance Notes – Remove prior to submission ****</w:t>
      </w:r>
    </w:p>
    <w:p w14:paraId="368D3B6C" w14:textId="77777777" w:rsidR="00A67C5B" w:rsidRDefault="00A67C5B" w:rsidP="00A67C5B">
      <w:pPr>
        <w:pStyle w:val="ListParagraph"/>
        <w:numPr>
          <w:ilvl w:val="0"/>
          <w:numId w:val="2"/>
        </w:numPr>
        <w:rPr>
          <w:i/>
          <w:lang w:eastAsia="en-US"/>
        </w:rPr>
      </w:pPr>
      <w:r>
        <w:rPr>
          <w:i/>
          <w:lang w:eastAsia="en-US"/>
        </w:rPr>
        <w:t>Tests recommended by the developer to be included in UAT</w:t>
      </w:r>
    </w:p>
    <w:p w14:paraId="632D5C93" w14:textId="77777777" w:rsidR="00A67C5B" w:rsidRDefault="00A67C5B" w:rsidP="00A67C5B">
      <w:pPr>
        <w:rPr>
          <w:i/>
        </w:rPr>
      </w:pPr>
      <w:r>
        <w:rPr>
          <w:i/>
        </w:rPr>
        <w:t>e.g.</w:t>
      </w:r>
    </w:p>
    <w:tbl>
      <w:tblPr>
        <w:tblStyle w:val="TableGrid"/>
        <w:tblW w:w="0" w:type="auto"/>
        <w:tblLook w:val="04A0" w:firstRow="1" w:lastRow="0" w:firstColumn="1" w:lastColumn="0" w:noHBand="0" w:noVBand="1"/>
      </w:tblPr>
      <w:tblGrid>
        <w:gridCol w:w="946"/>
        <w:gridCol w:w="8070"/>
      </w:tblGrid>
      <w:tr w:rsidR="00A67C5B" w:rsidRPr="00592362" w14:paraId="6D21718E" w14:textId="77777777" w:rsidTr="00786CD4">
        <w:trPr>
          <w:tblHeader/>
        </w:trPr>
        <w:tc>
          <w:tcPr>
            <w:tcW w:w="959" w:type="dxa"/>
            <w:shd w:val="clear" w:color="auto" w:fill="FFFFFF" w:themeFill="background1"/>
          </w:tcPr>
          <w:p w14:paraId="5E455209" w14:textId="77777777" w:rsidR="00A67C5B" w:rsidRPr="00592362" w:rsidRDefault="00A67C5B" w:rsidP="00786CD4">
            <w:pPr>
              <w:pStyle w:val="WLBody1"/>
              <w:spacing w:before="60" w:after="60"/>
              <w:rPr>
                <w:b/>
                <w:sz w:val="16"/>
                <w:szCs w:val="16"/>
              </w:rPr>
            </w:pPr>
            <w:r>
              <w:rPr>
                <w:b/>
                <w:sz w:val="16"/>
                <w:szCs w:val="16"/>
              </w:rPr>
              <w:t>Test</w:t>
            </w:r>
            <w:r w:rsidRPr="00592362">
              <w:rPr>
                <w:b/>
                <w:sz w:val="16"/>
                <w:szCs w:val="16"/>
              </w:rPr>
              <w:t xml:space="preserve"> ID</w:t>
            </w:r>
          </w:p>
        </w:tc>
        <w:tc>
          <w:tcPr>
            <w:tcW w:w="8283" w:type="dxa"/>
            <w:shd w:val="clear" w:color="auto" w:fill="FFFFFF" w:themeFill="background1"/>
          </w:tcPr>
          <w:p w14:paraId="24690CEC" w14:textId="77777777" w:rsidR="00A67C5B" w:rsidRPr="00592362" w:rsidRDefault="00A67C5B" w:rsidP="00786CD4">
            <w:pPr>
              <w:pStyle w:val="WLBody1"/>
              <w:spacing w:before="60" w:after="60"/>
              <w:rPr>
                <w:b/>
                <w:sz w:val="16"/>
                <w:szCs w:val="16"/>
              </w:rPr>
            </w:pPr>
            <w:r>
              <w:rPr>
                <w:b/>
                <w:sz w:val="16"/>
                <w:szCs w:val="16"/>
              </w:rPr>
              <w:t>Recommended Test</w:t>
            </w:r>
          </w:p>
        </w:tc>
      </w:tr>
      <w:tr w:rsidR="00A67C5B" w:rsidRPr="00592362" w14:paraId="5FF2B96A" w14:textId="77777777" w:rsidTr="00786CD4">
        <w:tc>
          <w:tcPr>
            <w:tcW w:w="959" w:type="dxa"/>
          </w:tcPr>
          <w:p w14:paraId="370E3ACA" w14:textId="77777777" w:rsidR="00A67C5B" w:rsidRPr="00592362" w:rsidRDefault="00A67C5B" w:rsidP="00786CD4">
            <w:pPr>
              <w:pStyle w:val="WLBody1"/>
              <w:spacing w:before="60" w:after="60"/>
              <w:rPr>
                <w:sz w:val="16"/>
                <w:szCs w:val="16"/>
              </w:rPr>
            </w:pPr>
            <w:r w:rsidRPr="00592362">
              <w:rPr>
                <w:sz w:val="16"/>
                <w:szCs w:val="16"/>
              </w:rPr>
              <w:t>1</w:t>
            </w:r>
          </w:p>
        </w:tc>
        <w:tc>
          <w:tcPr>
            <w:tcW w:w="8283" w:type="dxa"/>
          </w:tcPr>
          <w:p w14:paraId="37F227EE" w14:textId="77777777" w:rsidR="00A67C5B" w:rsidRPr="00592362" w:rsidRDefault="00A67C5B" w:rsidP="00786CD4">
            <w:pPr>
              <w:pStyle w:val="WLBody1"/>
              <w:spacing w:before="60" w:after="60"/>
              <w:rPr>
                <w:sz w:val="16"/>
                <w:szCs w:val="16"/>
              </w:rPr>
            </w:pPr>
            <w:r>
              <w:rPr>
                <w:sz w:val="16"/>
                <w:szCs w:val="16"/>
              </w:rPr>
              <w:t>Test the boundaries of all parameters</w:t>
            </w:r>
          </w:p>
        </w:tc>
      </w:tr>
      <w:tr w:rsidR="00A67C5B" w:rsidRPr="00592362" w14:paraId="24941B7B" w14:textId="77777777" w:rsidTr="00786CD4">
        <w:tc>
          <w:tcPr>
            <w:tcW w:w="959" w:type="dxa"/>
          </w:tcPr>
          <w:p w14:paraId="7DBFFD2F" w14:textId="77777777" w:rsidR="00A67C5B" w:rsidRPr="00592362" w:rsidRDefault="00A67C5B" w:rsidP="00786CD4">
            <w:pPr>
              <w:pStyle w:val="WLBody1"/>
              <w:spacing w:before="60" w:after="60"/>
              <w:rPr>
                <w:sz w:val="16"/>
                <w:szCs w:val="16"/>
              </w:rPr>
            </w:pPr>
            <w:r>
              <w:rPr>
                <w:sz w:val="16"/>
                <w:szCs w:val="16"/>
              </w:rPr>
              <w:t>2</w:t>
            </w:r>
          </w:p>
        </w:tc>
        <w:tc>
          <w:tcPr>
            <w:tcW w:w="8283" w:type="dxa"/>
          </w:tcPr>
          <w:p w14:paraId="4960E092" w14:textId="77777777" w:rsidR="00A67C5B" w:rsidRDefault="00A67C5B" w:rsidP="00786CD4">
            <w:pPr>
              <w:pStyle w:val="WLBody1"/>
              <w:spacing w:before="60" w:after="60"/>
              <w:rPr>
                <w:sz w:val="16"/>
                <w:szCs w:val="16"/>
              </w:rPr>
            </w:pPr>
          </w:p>
        </w:tc>
      </w:tr>
      <w:tr w:rsidR="00A67C5B" w:rsidRPr="00592362" w14:paraId="0FE70B9F" w14:textId="77777777" w:rsidTr="00786CD4">
        <w:tc>
          <w:tcPr>
            <w:tcW w:w="959" w:type="dxa"/>
          </w:tcPr>
          <w:p w14:paraId="60EEFA60" w14:textId="77777777" w:rsidR="00A67C5B" w:rsidRDefault="00A67C5B" w:rsidP="00786CD4">
            <w:pPr>
              <w:pStyle w:val="WLBody1"/>
              <w:spacing w:before="60" w:after="60"/>
              <w:rPr>
                <w:sz w:val="16"/>
                <w:szCs w:val="16"/>
              </w:rPr>
            </w:pPr>
            <w:r>
              <w:rPr>
                <w:sz w:val="16"/>
                <w:szCs w:val="16"/>
              </w:rPr>
              <w:t>3</w:t>
            </w:r>
          </w:p>
        </w:tc>
        <w:tc>
          <w:tcPr>
            <w:tcW w:w="8283" w:type="dxa"/>
          </w:tcPr>
          <w:p w14:paraId="4B0813A9" w14:textId="77777777" w:rsidR="00A67C5B" w:rsidRDefault="00A67C5B" w:rsidP="00786CD4">
            <w:pPr>
              <w:pStyle w:val="WLBody1"/>
              <w:spacing w:before="60" w:after="60"/>
              <w:rPr>
                <w:sz w:val="16"/>
                <w:szCs w:val="16"/>
              </w:rPr>
            </w:pPr>
          </w:p>
        </w:tc>
      </w:tr>
      <w:tr w:rsidR="00A67C5B" w:rsidRPr="00592362" w14:paraId="2FAB7975" w14:textId="77777777" w:rsidTr="00786CD4">
        <w:tc>
          <w:tcPr>
            <w:tcW w:w="959" w:type="dxa"/>
          </w:tcPr>
          <w:p w14:paraId="2DB58258" w14:textId="77777777" w:rsidR="00A67C5B" w:rsidRDefault="00A67C5B" w:rsidP="00786CD4">
            <w:pPr>
              <w:pStyle w:val="WLBody1"/>
              <w:spacing w:before="60" w:after="60"/>
              <w:rPr>
                <w:sz w:val="16"/>
                <w:szCs w:val="16"/>
              </w:rPr>
            </w:pPr>
            <w:r>
              <w:rPr>
                <w:sz w:val="16"/>
                <w:szCs w:val="16"/>
              </w:rPr>
              <w:t>4</w:t>
            </w:r>
          </w:p>
        </w:tc>
        <w:tc>
          <w:tcPr>
            <w:tcW w:w="8283" w:type="dxa"/>
          </w:tcPr>
          <w:p w14:paraId="27562A8F" w14:textId="77777777" w:rsidR="00A67C5B" w:rsidRDefault="00A67C5B" w:rsidP="00786CD4">
            <w:pPr>
              <w:pStyle w:val="WLBody1"/>
              <w:spacing w:before="60" w:after="60"/>
              <w:rPr>
                <w:sz w:val="16"/>
                <w:szCs w:val="16"/>
              </w:rPr>
            </w:pPr>
          </w:p>
        </w:tc>
      </w:tr>
      <w:tr w:rsidR="00A67C5B" w:rsidRPr="00592362" w14:paraId="02AE7059" w14:textId="77777777" w:rsidTr="00786CD4">
        <w:tc>
          <w:tcPr>
            <w:tcW w:w="959" w:type="dxa"/>
          </w:tcPr>
          <w:p w14:paraId="605F383F" w14:textId="77777777" w:rsidR="00A67C5B" w:rsidRDefault="00A67C5B" w:rsidP="00786CD4">
            <w:pPr>
              <w:pStyle w:val="WLBody1"/>
              <w:spacing w:before="60" w:after="60"/>
              <w:rPr>
                <w:sz w:val="16"/>
                <w:szCs w:val="16"/>
              </w:rPr>
            </w:pPr>
            <w:r>
              <w:rPr>
                <w:sz w:val="16"/>
                <w:szCs w:val="16"/>
              </w:rPr>
              <w:t>5</w:t>
            </w:r>
          </w:p>
        </w:tc>
        <w:tc>
          <w:tcPr>
            <w:tcW w:w="8283" w:type="dxa"/>
          </w:tcPr>
          <w:p w14:paraId="3FFDB250" w14:textId="77777777" w:rsidR="00A67C5B" w:rsidRDefault="00A67C5B" w:rsidP="00786CD4">
            <w:pPr>
              <w:pStyle w:val="WLBody1"/>
              <w:spacing w:before="60" w:after="60"/>
              <w:rPr>
                <w:sz w:val="16"/>
                <w:szCs w:val="16"/>
              </w:rPr>
            </w:pPr>
          </w:p>
        </w:tc>
      </w:tr>
      <w:tr w:rsidR="00A67C5B" w:rsidRPr="00592362" w14:paraId="71CE1260" w14:textId="77777777" w:rsidTr="00786CD4">
        <w:tc>
          <w:tcPr>
            <w:tcW w:w="959" w:type="dxa"/>
          </w:tcPr>
          <w:p w14:paraId="7918AC2B" w14:textId="77777777" w:rsidR="00A67C5B" w:rsidRDefault="00A67C5B" w:rsidP="00786CD4">
            <w:pPr>
              <w:pStyle w:val="WLBody1"/>
              <w:spacing w:before="60" w:after="60"/>
              <w:rPr>
                <w:sz w:val="16"/>
                <w:szCs w:val="16"/>
              </w:rPr>
            </w:pPr>
            <w:r>
              <w:rPr>
                <w:sz w:val="16"/>
                <w:szCs w:val="16"/>
              </w:rPr>
              <w:lastRenderedPageBreak/>
              <w:t>6</w:t>
            </w:r>
          </w:p>
        </w:tc>
        <w:tc>
          <w:tcPr>
            <w:tcW w:w="8283" w:type="dxa"/>
          </w:tcPr>
          <w:p w14:paraId="4291E369" w14:textId="77777777" w:rsidR="00A67C5B" w:rsidRDefault="00A67C5B" w:rsidP="00786CD4">
            <w:pPr>
              <w:pStyle w:val="WLBody1"/>
              <w:spacing w:before="60" w:after="60"/>
              <w:rPr>
                <w:sz w:val="16"/>
                <w:szCs w:val="16"/>
              </w:rPr>
            </w:pPr>
          </w:p>
        </w:tc>
      </w:tr>
      <w:tr w:rsidR="00A67C5B" w:rsidRPr="00592362" w14:paraId="7A88AADC" w14:textId="77777777" w:rsidTr="00786CD4">
        <w:tc>
          <w:tcPr>
            <w:tcW w:w="959" w:type="dxa"/>
          </w:tcPr>
          <w:p w14:paraId="09A3E7E9" w14:textId="77777777" w:rsidR="00A67C5B" w:rsidRDefault="00A67C5B" w:rsidP="00786CD4">
            <w:pPr>
              <w:pStyle w:val="WLBody1"/>
              <w:spacing w:before="60" w:after="60"/>
              <w:rPr>
                <w:sz w:val="16"/>
                <w:szCs w:val="16"/>
              </w:rPr>
            </w:pPr>
            <w:r>
              <w:rPr>
                <w:sz w:val="16"/>
                <w:szCs w:val="16"/>
              </w:rPr>
              <w:t>7</w:t>
            </w:r>
          </w:p>
        </w:tc>
        <w:tc>
          <w:tcPr>
            <w:tcW w:w="8283" w:type="dxa"/>
          </w:tcPr>
          <w:p w14:paraId="70049302" w14:textId="77777777" w:rsidR="00A67C5B" w:rsidRDefault="00A67C5B" w:rsidP="00786CD4">
            <w:pPr>
              <w:pStyle w:val="WLBody1"/>
              <w:spacing w:before="60" w:after="60"/>
              <w:rPr>
                <w:sz w:val="16"/>
                <w:szCs w:val="16"/>
              </w:rPr>
            </w:pPr>
          </w:p>
        </w:tc>
      </w:tr>
    </w:tbl>
    <w:p w14:paraId="680FB2EE" w14:textId="77777777" w:rsidR="00A67C5B" w:rsidRDefault="00A67C5B" w:rsidP="00A67C5B">
      <w:pPr>
        <w:spacing w:before="240"/>
      </w:pPr>
      <w:r>
        <w:t>***********************************************</w:t>
      </w:r>
    </w:p>
    <w:p w14:paraId="3D503BCA" w14:textId="77777777" w:rsidR="00A67C5B" w:rsidRPr="009909ED" w:rsidRDefault="00A67C5B" w:rsidP="00A67C5B">
      <w:pPr>
        <w:pStyle w:val="Heading1"/>
        <w:rPr>
          <w:lang w:val="en-US"/>
        </w:rPr>
      </w:pPr>
      <w:r w:rsidRPr="32C8C76C">
        <w:rPr>
          <w:lang w:val="en-US"/>
        </w:rPr>
        <w:t>User Acceptance Tests</w:t>
      </w:r>
    </w:p>
    <w:p w14:paraId="4A127A5E" w14:textId="77777777" w:rsidR="00A67C5B" w:rsidRDefault="00A67C5B" w:rsidP="00A67C5B">
      <w:r w:rsidRPr="32C8C76C">
        <w:t>***********************************************</w:t>
      </w:r>
    </w:p>
    <w:p w14:paraId="41ED34A7" w14:textId="77777777" w:rsidR="00A67C5B" w:rsidRDefault="00A67C5B" w:rsidP="00A67C5B"/>
    <w:p w14:paraId="36A4ACAE" w14:textId="77777777" w:rsidR="008A3ADD" w:rsidRPr="009909ED" w:rsidRDefault="008A3ADD" w:rsidP="008A3ADD">
      <w:pPr>
        <w:pStyle w:val="Heading1"/>
        <w:rPr>
          <w:lang w:val="en-US"/>
        </w:rPr>
      </w:pPr>
      <w:r>
        <w:rPr>
          <w:lang w:val="en-US"/>
        </w:rPr>
        <w:t>Comments mentioned in mails during development.</w:t>
      </w:r>
    </w:p>
    <w:p w14:paraId="66814D06" w14:textId="77777777" w:rsidR="008A3ADD" w:rsidRDefault="008A3ADD" w:rsidP="008A3ADD">
      <w:r w:rsidRPr="32C8C76C">
        <w:t>********************************************************************</w:t>
      </w:r>
    </w:p>
    <w:p w14:paraId="0974D9C4" w14:textId="77777777" w:rsidR="008A3ADD" w:rsidRDefault="008A3ADD" w:rsidP="008A3ADD">
      <w:pPr>
        <w:pStyle w:val="ListParagraph"/>
        <w:numPr>
          <w:ilvl w:val="0"/>
          <w:numId w:val="14"/>
        </w:numPr>
        <w:spacing w:after="0" w:line="240" w:lineRule="auto"/>
        <w:contextualSpacing w:val="0"/>
        <w:rPr>
          <w:rFonts w:eastAsia="Times New Roman"/>
        </w:rPr>
      </w:pPr>
      <w:r>
        <w:rPr>
          <w:rFonts w:eastAsia="Times New Roman"/>
        </w:rPr>
        <w:t xml:space="preserve">Completed tasks within SLA should also pick up values where Tunstall SLA is blank. Please use logic from C0459 </w:t>
      </w:r>
    </w:p>
    <w:p w14:paraId="62D2EDF9" w14:textId="77777777" w:rsidR="008A3ADD" w:rsidRDefault="008A3ADD" w:rsidP="008A3ADD">
      <w:pPr>
        <w:pStyle w:val="ListParagraph"/>
        <w:rPr>
          <w:rFonts w:eastAsiaTheme="minorHAnsi"/>
        </w:rPr>
      </w:pPr>
    </w:p>
    <w:p w14:paraId="51004505" w14:textId="77777777" w:rsidR="008A3ADD" w:rsidRDefault="008A3ADD" w:rsidP="008A3ADD">
      <w:pPr>
        <w:pStyle w:val="ListParagraph"/>
      </w:pPr>
    </w:p>
    <w:p w14:paraId="1264A94F" w14:textId="77777777" w:rsidR="008A3ADD" w:rsidRPr="009A3E9E" w:rsidRDefault="008A3ADD" w:rsidP="008A3ADD">
      <w:pPr>
        <w:pStyle w:val="ListParagraph"/>
        <w:numPr>
          <w:ilvl w:val="0"/>
          <w:numId w:val="14"/>
        </w:numPr>
        <w:spacing w:after="0" w:line="240" w:lineRule="auto"/>
        <w:contextualSpacing w:val="0"/>
      </w:pPr>
      <w:r w:rsidRPr="009A3E9E">
        <w:rPr>
          <w:rFonts w:eastAsia="Times New Roman"/>
        </w:rPr>
        <w:t xml:space="preserve">Can we please change wording of the tiles? As the logic brings </w:t>
      </w:r>
      <w:proofErr w:type="gramStart"/>
      <w:r w:rsidRPr="009A3E9E">
        <w:rPr>
          <w:rFonts w:eastAsia="Times New Roman"/>
        </w:rPr>
        <w:t>a number of</w:t>
      </w:r>
      <w:proofErr w:type="gramEnd"/>
      <w:r w:rsidRPr="009A3E9E">
        <w:rPr>
          <w:rFonts w:eastAsia="Times New Roman"/>
        </w:rPr>
        <w:t xml:space="preserve"> tasks and not work orders then can we please rename “overdue WOs” to “Overdue tasks”, “Open Jobs” to “Open tasks” and “WOs about to breach SLA” to “Tasks about to breach SLAs”.</w:t>
      </w:r>
    </w:p>
    <w:p w14:paraId="3AC00308" w14:textId="77777777" w:rsidR="008A3ADD" w:rsidRPr="009A3E9E" w:rsidRDefault="008A3ADD" w:rsidP="008A3ADD">
      <w:pPr>
        <w:pStyle w:val="ListParagraph"/>
        <w:spacing w:after="0" w:line="240" w:lineRule="auto"/>
        <w:contextualSpacing w:val="0"/>
      </w:pPr>
    </w:p>
    <w:p w14:paraId="734120BF" w14:textId="77777777" w:rsidR="008A3ADD" w:rsidRDefault="008A3ADD" w:rsidP="008A3ADD">
      <w:pPr>
        <w:pStyle w:val="ListParagraph"/>
        <w:numPr>
          <w:ilvl w:val="0"/>
          <w:numId w:val="14"/>
        </w:numPr>
        <w:spacing w:after="0" w:line="240" w:lineRule="auto"/>
        <w:contextualSpacing w:val="0"/>
        <w:rPr>
          <w:rFonts w:eastAsia="Times New Roman"/>
        </w:rPr>
      </w:pPr>
      <w:r>
        <w:rPr>
          <w:rFonts w:eastAsia="Times New Roman"/>
        </w:rPr>
        <w:t>Currently the list brings all equipment installed. Can we please ensure that only objects where Operation status = In Operation is picked up?</w:t>
      </w:r>
    </w:p>
    <w:p w14:paraId="24922D3C" w14:textId="77777777" w:rsidR="008A3ADD" w:rsidRDefault="008A3ADD" w:rsidP="008A3ADD">
      <w:r>
        <w:rPr>
          <w:noProof/>
        </w:rPr>
        <w:drawing>
          <wp:inline distT="0" distB="0" distL="0" distR="0" wp14:anchorId="00AF83A8" wp14:editId="685A7CFA">
            <wp:extent cx="5731510" cy="1769110"/>
            <wp:effectExtent l="0" t="0" r="2540" b="254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16DE155D" w14:textId="77777777" w:rsidR="008A3ADD" w:rsidRDefault="008A3ADD" w:rsidP="008A3ADD">
      <w:pPr>
        <w:pStyle w:val="ListParagraph"/>
        <w:spacing w:after="0" w:line="240" w:lineRule="auto"/>
        <w:contextualSpacing w:val="0"/>
      </w:pPr>
    </w:p>
    <w:p w14:paraId="60E65DF6" w14:textId="77777777" w:rsidR="008A3ADD" w:rsidRPr="00456581" w:rsidRDefault="008A3ADD" w:rsidP="008A3ADD">
      <w:pPr>
        <w:pStyle w:val="ListParagraph"/>
        <w:numPr>
          <w:ilvl w:val="0"/>
          <w:numId w:val="15"/>
        </w:numPr>
        <w:spacing w:after="0" w:line="240" w:lineRule="auto"/>
        <w:rPr>
          <w:rFonts w:eastAsia="Times New Roman"/>
        </w:rPr>
      </w:pPr>
      <w:r w:rsidRPr="00456581">
        <w:rPr>
          <w:rFonts w:eastAsia="Times New Roman"/>
        </w:rPr>
        <w:t>WOs awaiting warehousing: can we please add extra logic what if material line is closed then it should be excluded from the lobby</w:t>
      </w:r>
    </w:p>
    <w:p w14:paraId="05A4F414" w14:textId="5AB9EA0E" w:rsidR="002966E8" w:rsidRDefault="008A3ADD"/>
    <w:sectPr w:rsidR="002966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9AB6C9FC"/>
    <w:lvl w:ilvl="0">
      <w:numFmt w:val="bullet"/>
      <w:lvlText w:val="*"/>
      <w:lvlJc w:val="left"/>
    </w:lvl>
  </w:abstractNum>
  <w:abstractNum w:abstractNumId="1" w15:restartNumberingAfterBreak="0">
    <w:nsid w:val="100657AB"/>
    <w:multiLevelType w:val="hybridMultilevel"/>
    <w:tmpl w:val="0A827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895DAE"/>
    <w:multiLevelType w:val="hybridMultilevel"/>
    <w:tmpl w:val="4822C4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5614F9E"/>
    <w:multiLevelType w:val="hybridMultilevel"/>
    <w:tmpl w:val="2C202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65216C"/>
    <w:multiLevelType w:val="hybridMultilevel"/>
    <w:tmpl w:val="A8BCD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A15E80"/>
    <w:multiLevelType w:val="hybridMultilevel"/>
    <w:tmpl w:val="A5D8B7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666" w:hanging="360"/>
      </w:pPr>
      <w:rPr>
        <w:rFonts w:ascii="Courier New" w:hAnsi="Courier New" w:cs="Courier New" w:hint="default"/>
      </w:rPr>
    </w:lvl>
    <w:lvl w:ilvl="2" w:tplc="08090005" w:tentative="1">
      <w:start w:val="1"/>
      <w:numFmt w:val="bullet"/>
      <w:lvlText w:val=""/>
      <w:lvlJc w:val="left"/>
      <w:pPr>
        <w:ind w:left="1386" w:hanging="360"/>
      </w:pPr>
      <w:rPr>
        <w:rFonts w:ascii="Wingdings" w:hAnsi="Wingdings" w:hint="default"/>
      </w:rPr>
    </w:lvl>
    <w:lvl w:ilvl="3" w:tplc="08090001" w:tentative="1">
      <w:start w:val="1"/>
      <w:numFmt w:val="bullet"/>
      <w:lvlText w:val=""/>
      <w:lvlJc w:val="left"/>
      <w:pPr>
        <w:ind w:left="2106" w:hanging="360"/>
      </w:pPr>
      <w:rPr>
        <w:rFonts w:ascii="Symbol" w:hAnsi="Symbol" w:hint="default"/>
      </w:rPr>
    </w:lvl>
    <w:lvl w:ilvl="4" w:tplc="08090003" w:tentative="1">
      <w:start w:val="1"/>
      <w:numFmt w:val="bullet"/>
      <w:lvlText w:val="o"/>
      <w:lvlJc w:val="left"/>
      <w:pPr>
        <w:ind w:left="2826" w:hanging="360"/>
      </w:pPr>
      <w:rPr>
        <w:rFonts w:ascii="Courier New" w:hAnsi="Courier New" w:cs="Courier New" w:hint="default"/>
      </w:rPr>
    </w:lvl>
    <w:lvl w:ilvl="5" w:tplc="08090005" w:tentative="1">
      <w:start w:val="1"/>
      <w:numFmt w:val="bullet"/>
      <w:lvlText w:val=""/>
      <w:lvlJc w:val="left"/>
      <w:pPr>
        <w:ind w:left="3546" w:hanging="360"/>
      </w:pPr>
      <w:rPr>
        <w:rFonts w:ascii="Wingdings" w:hAnsi="Wingdings" w:hint="default"/>
      </w:rPr>
    </w:lvl>
    <w:lvl w:ilvl="6" w:tplc="08090001" w:tentative="1">
      <w:start w:val="1"/>
      <w:numFmt w:val="bullet"/>
      <w:lvlText w:val=""/>
      <w:lvlJc w:val="left"/>
      <w:pPr>
        <w:ind w:left="4266" w:hanging="360"/>
      </w:pPr>
      <w:rPr>
        <w:rFonts w:ascii="Symbol" w:hAnsi="Symbol" w:hint="default"/>
      </w:rPr>
    </w:lvl>
    <w:lvl w:ilvl="7" w:tplc="08090003" w:tentative="1">
      <w:start w:val="1"/>
      <w:numFmt w:val="bullet"/>
      <w:lvlText w:val="o"/>
      <w:lvlJc w:val="left"/>
      <w:pPr>
        <w:ind w:left="4986" w:hanging="360"/>
      </w:pPr>
      <w:rPr>
        <w:rFonts w:ascii="Courier New" w:hAnsi="Courier New" w:cs="Courier New" w:hint="default"/>
      </w:rPr>
    </w:lvl>
    <w:lvl w:ilvl="8" w:tplc="08090005" w:tentative="1">
      <w:start w:val="1"/>
      <w:numFmt w:val="bullet"/>
      <w:lvlText w:val=""/>
      <w:lvlJc w:val="left"/>
      <w:pPr>
        <w:ind w:left="5706" w:hanging="360"/>
      </w:pPr>
      <w:rPr>
        <w:rFonts w:ascii="Wingdings" w:hAnsi="Wingdings" w:hint="default"/>
      </w:rPr>
    </w:lvl>
  </w:abstractNum>
  <w:abstractNum w:abstractNumId="6" w15:restartNumberingAfterBreak="0">
    <w:nsid w:val="1A304E3A"/>
    <w:multiLevelType w:val="hybridMultilevel"/>
    <w:tmpl w:val="B386C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430285"/>
    <w:multiLevelType w:val="hybridMultilevel"/>
    <w:tmpl w:val="C6DEB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721D03"/>
    <w:multiLevelType w:val="hybridMultilevel"/>
    <w:tmpl w:val="7E4CA6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2061D3"/>
    <w:multiLevelType w:val="hybridMultilevel"/>
    <w:tmpl w:val="6A7EEDF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5FBD1B00"/>
    <w:multiLevelType w:val="multilevel"/>
    <w:tmpl w:val="C3DC780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1007921"/>
    <w:multiLevelType w:val="hybridMultilevel"/>
    <w:tmpl w:val="730284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16D52CE"/>
    <w:multiLevelType w:val="hybridMultilevel"/>
    <w:tmpl w:val="DBAAB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71A2B"/>
    <w:multiLevelType w:val="hybridMultilevel"/>
    <w:tmpl w:val="1988F6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9D07068"/>
    <w:multiLevelType w:val="hybridMultilevel"/>
    <w:tmpl w:val="2CCC1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4"/>
  </w:num>
  <w:num w:numId="4">
    <w:abstractNumId w:val="7"/>
  </w:num>
  <w:num w:numId="5">
    <w:abstractNumId w:val="3"/>
  </w:num>
  <w:num w:numId="6">
    <w:abstractNumId w:val="6"/>
  </w:num>
  <w:num w:numId="7">
    <w:abstractNumId w:val="12"/>
  </w:num>
  <w:num w:numId="8">
    <w:abstractNumId w:val="13"/>
  </w:num>
  <w:num w:numId="9">
    <w:abstractNumId w:val="4"/>
  </w:num>
  <w:num w:numId="10">
    <w:abstractNumId w:val="8"/>
  </w:num>
  <w:num w:numId="11">
    <w:abstractNumId w:val="0"/>
    <w:lvlOverride w:ilvl="0">
      <w:lvl w:ilvl="0">
        <w:numFmt w:val="bullet"/>
        <w:lvlText w:val=""/>
        <w:legacy w:legacy="1" w:legacySpace="0" w:legacyIndent="360"/>
        <w:lvlJc w:val="left"/>
        <w:rPr>
          <w:rFonts w:ascii="Symbol" w:hAnsi="Symbol" w:hint="default"/>
        </w:rPr>
      </w:lvl>
    </w:lvlOverride>
  </w:num>
  <w:num w:numId="12">
    <w:abstractNumId w:val="5"/>
  </w:num>
  <w:num w:numId="13">
    <w:abstractNumId w:val="9"/>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5B"/>
    <w:rsid w:val="00003C7B"/>
    <w:rsid w:val="00041844"/>
    <w:rsid w:val="000563FE"/>
    <w:rsid w:val="0010249A"/>
    <w:rsid w:val="00192593"/>
    <w:rsid w:val="001A32FE"/>
    <w:rsid w:val="001D06B2"/>
    <w:rsid w:val="002214ED"/>
    <w:rsid w:val="002334B0"/>
    <w:rsid w:val="00251F38"/>
    <w:rsid w:val="002559DB"/>
    <w:rsid w:val="002901F5"/>
    <w:rsid w:val="002A1BCC"/>
    <w:rsid w:val="002D4659"/>
    <w:rsid w:val="002E6212"/>
    <w:rsid w:val="00307A3F"/>
    <w:rsid w:val="00320933"/>
    <w:rsid w:val="00351DE3"/>
    <w:rsid w:val="003541C6"/>
    <w:rsid w:val="00393408"/>
    <w:rsid w:val="003A396D"/>
    <w:rsid w:val="003A435E"/>
    <w:rsid w:val="003B27CE"/>
    <w:rsid w:val="003B693C"/>
    <w:rsid w:val="003E025D"/>
    <w:rsid w:val="003E367D"/>
    <w:rsid w:val="003E3DC2"/>
    <w:rsid w:val="003F5E30"/>
    <w:rsid w:val="004278C8"/>
    <w:rsid w:val="00451A36"/>
    <w:rsid w:val="0045355D"/>
    <w:rsid w:val="0046205E"/>
    <w:rsid w:val="004777C0"/>
    <w:rsid w:val="004A042E"/>
    <w:rsid w:val="004B1AD3"/>
    <w:rsid w:val="004C7FC3"/>
    <w:rsid w:val="005158B8"/>
    <w:rsid w:val="00520026"/>
    <w:rsid w:val="00522A2A"/>
    <w:rsid w:val="005763B5"/>
    <w:rsid w:val="005B3E1C"/>
    <w:rsid w:val="005B7F78"/>
    <w:rsid w:val="005E4865"/>
    <w:rsid w:val="005F2DAF"/>
    <w:rsid w:val="005F439A"/>
    <w:rsid w:val="005F79B3"/>
    <w:rsid w:val="006453BA"/>
    <w:rsid w:val="006502CE"/>
    <w:rsid w:val="0066672E"/>
    <w:rsid w:val="006914D9"/>
    <w:rsid w:val="006A1A37"/>
    <w:rsid w:val="006B4235"/>
    <w:rsid w:val="006C4A92"/>
    <w:rsid w:val="006D77CE"/>
    <w:rsid w:val="006E6190"/>
    <w:rsid w:val="006F028D"/>
    <w:rsid w:val="006F78A9"/>
    <w:rsid w:val="007B6828"/>
    <w:rsid w:val="007C6BBE"/>
    <w:rsid w:val="007D2594"/>
    <w:rsid w:val="007D49C2"/>
    <w:rsid w:val="007E671C"/>
    <w:rsid w:val="00803F47"/>
    <w:rsid w:val="008247E9"/>
    <w:rsid w:val="00827EA7"/>
    <w:rsid w:val="008352C2"/>
    <w:rsid w:val="008407D6"/>
    <w:rsid w:val="00855BED"/>
    <w:rsid w:val="008A3707"/>
    <w:rsid w:val="008A3ADD"/>
    <w:rsid w:val="008B2D44"/>
    <w:rsid w:val="008B3D11"/>
    <w:rsid w:val="008B5E4D"/>
    <w:rsid w:val="008C7F83"/>
    <w:rsid w:val="0090161F"/>
    <w:rsid w:val="00930568"/>
    <w:rsid w:val="00936254"/>
    <w:rsid w:val="00985904"/>
    <w:rsid w:val="00997D41"/>
    <w:rsid w:val="009F14BC"/>
    <w:rsid w:val="00A43059"/>
    <w:rsid w:val="00A4391D"/>
    <w:rsid w:val="00A67C5B"/>
    <w:rsid w:val="00A761F3"/>
    <w:rsid w:val="00A76F8B"/>
    <w:rsid w:val="00A829C8"/>
    <w:rsid w:val="00A86AF1"/>
    <w:rsid w:val="00A87AD8"/>
    <w:rsid w:val="00A93595"/>
    <w:rsid w:val="00AB0976"/>
    <w:rsid w:val="00AD28DC"/>
    <w:rsid w:val="00AE6085"/>
    <w:rsid w:val="00AF2B28"/>
    <w:rsid w:val="00AF7F8E"/>
    <w:rsid w:val="00B113C0"/>
    <w:rsid w:val="00B1510B"/>
    <w:rsid w:val="00B45320"/>
    <w:rsid w:val="00B76EFB"/>
    <w:rsid w:val="00B84CA5"/>
    <w:rsid w:val="00BB3DFF"/>
    <w:rsid w:val="00BD161B"/>
    <w:rsid w:val="00BD52D5"/>
    <w:rsid w:val="00C03C88"/>
    <w:rsid w:val="00C079B5"/>
    <w:rsid w:val="00C172C0"/>
    <w:rsid w:val="00C5186E"/>
    <w:rsid w:val="00CB10F7"/>
    <w:rsid w:val="00CB3907"/>
    <w:rsid w:val="00CD3A2F"/>
    <w:rsid w:val="00CD57BE"/>
    <w:rsid w:val="00D03929"/>
    <w:rsid w:val="00D23D60"/>
    <w:rsid w:val="00D33AAD"/>
    <w:rsid w:val="00D36F34"/>
    <w:rsid w:val="00D56A5D"/>
    <w:rsid w:val="00D870AB"/>
    <w:rsid w:val="00DA0998"/>
    <w:rsid w:val="00DB1426"/>
    <w:rsid w:val="00DC6908"/>
    <w:rsid w:val="00DE3246"/>
    <w:rsid w:val="00E0268F"/>
    <w:rsid w:val="00E03233"/>
    <w:rsid w:val="00E31443"/>
    <w:rsid w:val="00E45D57"/>
    <w:rsid w:val="00E71114"/>
    <w:rsid w:val="00EB16C8"/>
    <w:rsid w:val="00F029DD"/>
    <w:rsid w:val="00F47BB5"/>
    <w:rsid w:val="00F67786"/>
    <w:rsid w:val="00F71093"/>
    <w:rsid w:val="00F85094"/>
    <w:rsid w:val="00FB5A6C"/>
    <w:rsid w:val="00FC12F5"/>
    <w:rsid w:val="00FC7FE7"/>
    <w:rsid w:val="00FD3D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99A4A"/>
  <w15:chartTrackingRefBased/>
  <w15:docId w15:val="{A5D5E49F-83C2-4073-9868-DF8DEF93F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C5B"/>
  </w:style>
  <w:style w:type="paragraph" w:styleId="Heading1">
    <w:name w:val="heading 1"/>
    <w:basedOn w:val="Normal"/>
    <w:next w:val="Normal"/>
    <w:link w:val="Heading1Char"/>
    <w:uiPriority w:val="9"/>
    <w:qFormat/>
    <w:rsid w:val="00A67C5B"/>
    <w:pPr>
      <w:numPr>
        <w:numId w:val="1"/>
      </w:numPr>
      <w:spacing w:after="200" w:line="276" w:lineRule="auto"/>
      <w:outlineLvl w:val="0"/>
    </w:pPr>
    <w:rPr>
      <w:rFonts w:ascii="Arial" w:hAnsi="Arial"/>
      <w:b/>
      <w:sz w:val="28"/>
    </w:rPr>
  </w:style>
  <w:style w:type="paragraph" w:styleId="Heading2">
    <w:name w:val="heading 2"/>
    <w:basedOn w:val="Normal"/>
    <w:next w:val="Normal"/>
    <w:link w:val="Heading2Char"/>
    <w:qFormat/>
    <w:rsid w:val="00A67C5B"/>
    <w:pPr>
      <w:numPr>
        <w:ilvl w:val="1"/>
        <w:numId w:val="1"/>
      </w:numPr>
      <w:spacing w:before="120" w:after="200" w:line="276" w:lineRule="auto"/>
      <w:outlineLvl w:val="1"/>
    </w:pPr>
    <w:rPr>
      <w:rFonts w:ascii="Arial" w:hAnsi="Arial"/>
      <w:b/>
      <w:sz w:val="24"/>
    </w:rPr>
  </w:style>
  <w:style w:type="paragraph" w:styleId="Heading3">
    <w:name w:val="heading 3"/>
    <w:basedOn w:val="Normal"/>
    <w:next w:val="Normal"/>
    <w:link w:val="Heading3Char"/>
    <w:autoRedefine/>
    <w:uiPriority w:val="9"/>
    <w:unhideWhenUsed/>
    <w:qFormat/>
    <w:rsid w:val="00A67C5B"/>
    <w:pPr>
      <w:keepNext/>
      <w:keepLines/>
      <w:numPr>
        <w:ilvl w:val="2"/>
        <w:numId w:val="1"/>
      </w:numPr>
      <w:spacing w:before="200" w:after="120" w:line="240" w:lineRule="auto"/>
      <w:outlineLvl w:val="2"/>
    </w:pPr>
    <w:rPr>
      <w:rFonts w:ascii="Arial" w:eastAsiaTheme="majorEastAsia" w:hAnsi="Arial" w:cstheme="majorBidi"/>
      <w:bCs/>
      <w:color w:val="00B0F0"/>
      <w:sz w:val="24"/>
      <w:lang w:eastAsia="en-GB"/>
    </w:rPr>
  </w:style>
  <w:style w:type="paragraph" w:styleId="Heading4">
    <w:name w:val="heading 4"/>
    <w:basedOn w:val="Normal"/>
    <w:next w:val="Normal"/>
    <w:link w:val="Heading4Char"/>
    <w:uiPriority w:val="9"/>
    <w:unhideWhenUsed/>
    <w:qFormat/>
    <w:rsid w:val="00A67C5B"/>
    <w:pPr>
      <w:keepNext/>
      <w:keepLines/>
      <w:numPr>
        <w:ilvl w:val="3"/>
        <w:numId w:val="1"/>
      </w:numPr>
      <w:spacing w:before="200" w:after="0" w:line="276" w:lineRule="auto"/>
      <w:outlineLvl w:val="3"/>
    </w:pPr>
    <w:rPr>
      <w:rFonts w:asciiTheme="majorHAnsi" w:eastAsiaTheme="majorEastAsia" w:hAnsiTheme="majorHAnsi" w:cstheme="majorBidi"/>
      <w:b/>
      <w:bCs/>
      <w:i/>
      <w:iCs/>
      <w:color w:val="00B0F0"/>
      <w:lang w:eastAsia="en-GB"/>
    </w:rPr>
  </w:style>
  <w:style w:type="paragraph" w:styleId="Heading5">
    <w:name w:val="heading 5"/>
    <w:basedOn w:val="Normal"/>
    <w:next w:val="Normal"/>
    <w:link w:val="Heading5Char"/>
    <w:uiPriority w:val="9"/>
    <w:semiHidden/>
    <w:unhideWhenUsed/>
    <w:qFormat/>
    <w:rsid w:val="00A67C5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lang w:eastAsia="en-GB"/>
    </w:rPr>
  </w:style>
  <w:style w:type="paragraph" w:styleId="Heading6">
    <w:name w:val="heading 6"/>
    <w:basedOn w:val="Normal"/>
    <w:next w:val="Normal"/>
    <w:link w:val="Heading6Char"/>
    <w:uiPriority w:val="9"/>
    <w:semiHidden/>
    <w:unhideWhenUsed/>
    <w:qFormat/>
    <w:rsid w:val="00A67C5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lang w:eastAsia="en-GB"/>
    </w:rPr>
  </w:style>
  <w:style w:type="paragraph" w:styleId="Heading7">
    <w:name w:val="heading 7"/>
    <w:basedOn w:val="Normal"/>
    <w:next w:val="Normal"/>
    <w:link w:val="Heading7Char"/>
    <w:uiPriority w:val="9"/>
    <w:semiHidden/>
    <w:unhideWhenUsed/>
    <w:qFormat/>
    <w:rsid w:val="00A67C5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lang w:eastAsia="en-GB"/>
    </w:rPr>
  </w:style>
  <w:style w:type="paragraph" w:styleId="Heading8">
    <w:name w:val="heading 8"/>
    <w:basedOn w:val="Normal"/>
    <w:next w:val="Normal"/>
    <w:link w:val="Heading8Char"/>
    <w:uiPriority w:val="9"/>
    <w:semiHidden/>
    <w:unhideWhenUsed/>
    <w:qFormat/>
    <w:rsid w:val="00A67C5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en-GB"/>
    </w:rPr>
  </w:style>
  <w:style w:type="paragraph" w:styleId="Heading9">
    <w:name w:val="heading 9"/>
    <w:basedOn w:val="Normal"/>
    <w:next w:val="Normal"/>
    <w:link w:val="Heading9Char"/>
    <w:uiPriority w:val="9"/>
    <w:semiHidden/>
    <w:unhideWhenUsed/>
    <w:qFormat/>
    <w:rsid w:val="00A67C5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C5B"/>
    <w:rPr>
      <w:rFonts w:ascii="Arial" w:hAnsi="Arial"/>
      <w:b/>
      <w:sz w:val="28"/>
    </w:rPr>
  </w:style>
  <w:style w:type="character" w:customStyle="1" w:styleId="Heading2Char">
    <w:name w:val="Heading 2 Char"/>
    <w:basedOn w:val="DefaultParagraphFont"/>
    <w:link w:val="Heading2"/>
    <w:rsid w:val="00A67C5B"/>
    <w:rPr>
      <w:rFonts w:ascii="Arial" w:hAnsi="Arial"/>
      <w:b/>
      <w:sz w:val="24"/>
    </w:rPr>
  </w:style>
  <w:style w:type="character" w:customStyle="1" w:styleId="Heading3Char">
    <w:name w:val="Heading 3 Char"/>
    <w:basedOn w:val="DefaultParagraphFont"/>
    <w:link w:val="Heading3"/>
    <w:uiPriority w:val="9"/>
    <w:rsid w:val="00A67C5B"/>
    <w:rPr>
      <w:rFonts w:ascii="Arial" w:eastAsiaTheme="majorEastAsia" w:hAnsi="Arial" w:cstheme="majorBidi"/>
      <w:bCs/>
      <w:color w:val="00B0F0"/>
      <w:sz w:val="24"/>
      <w:lang w:eastAsia="en-GB"/>
    </w:rPr>
  </w:style>
  <w:style w:type="character" w:customStyle="1" w:styleId="Heading4Char">
    <w:name w:val="Heading 4 Char"/>
    <w:basedOn w:val="DefaultParagraphFont"/>
    <w:link w:val="Heading4"/>
    <w:uiPriority w:val="9"/>
    <w:rsid w:val="00A67C5B"/>
    <w:rPr>
      <w:rFonts w:asciiTheme="majorHAnsi" w:eastAsiaTheme="majorEastAsia" w:hAnsiTheme="majorHAnsi" w:cstheme="majorBidi"/>
      <w:b/>
      <w:bCs/>
      <w:i/>
      <w:iCs/>
      <w:color w:val="00B0F0"/>
      <w:lang w:eastAsia="en-GB"/>
    </w:rPr>
  </w:style>
  <w:style w:type="character" w:customStyle="1" w:styleId="Heading5Char">
    <w:name w:val="Heading 5 Char"/>
    <w:basedOn w:val="DefaultParagraphFont"/>
    <w:link w:val="Heading5"/>
    <w:uiPriority w:val="9"/>
    <w:semiHidden/>
    <w:rsid w:val="00A67C5B"/>
    <w:rPr>
      <w:rFonts w:asciiTheme="majorHAnsi" w:eastAsiaTheme="majorEastAsia" w:hAnsiTheme="majorHAnsi" w:cstheme="majorBidi"/>
      <w:color w:val="1F3763" w:themeColor="accent1" w:themeShade="7F"/>
      <w:lang w:eastAsia="en-GB"/>
    </w:rPr>
  </w:style>
  <w:style w:type="character" w:customStyle="1" w:styleId="Heading6Char">
    <w:name w:val="Heading 6 Char"/>
    <w:basedOn w:val="DefaultParagraphFont"/>
    <w:link w:val="Heading6"/>
    <w:uiPriority w:val="9"/>
    <w:semiHidden/>
    <w:rsid w:val="00A67C5B"/>
    <w:rPr>
      <w:rFonts w:asciiTheme="majorHAnsi" w:eastAsiaTheme="majorEastAsia" w:hAnsiTheme="majorHAnsi" w:cstheme="majorBidi"/>
      <w:i/>
      <w:iCs/>
      <w:color w:val="1F3763" w:themeColor="accent1" w:themeShade="7F"/>
      <w:lang w:eastAsia="en-GB"/>
    </w:rPr>
  </w:style>
  <w:style w:type="character" w:customStyle="1" w:styleId="Heading7Char">
    <w:name w:val="Heading 7 Char"/>
    <w:basedOn w:val="DefaultParagraphFont"/>
    <w:link w:val="Heading7"/>
    <w:uiPriority w:val="9"/>
    <w:semiHidden/>
    <w:rsid w:val="00A67C5B"/>
    <w:rPr>
      <w:rFonts w:asciiTheme="majorHAnsi" w:eastAsiaTheme="majorEastAsia" w:hAnsiTheme="majorHAnsi" w:cstheme="majorBidi"/>
      <w:i/>
      <w:iCs/>
      <w:color w:val="404040" w:themeColor="text1" w:themeTint="BF"/>
      <w:lang w:eastAsia="en-GB"/>
    </w:rPr>
  </w:style>
  <w:style w:type="character" w:customStyle="1" w:styleId="Heading8Char">
    <w:name w:val="Heading 8 Char"/>
    <w:basedOn w:val="DefaultParagraphFont"/>
    <w:link w:val="Heading8"/>
    <w:uiPriority w:val="9"/>
    <w:semiHidden/>
    <w:rsid w:val="00A67C5B"/>
    <w:rPr>
      <w:rFonts w:asciiTheme="majorHAnsi" w:eastAsiaTheme="majorEastAsia" w:hAnsiTheme="majorHAnsi" w:cstheme="majorBidi"/>
      <w:color w:val="404040" w:themeColor="text1" w:themeTint="BF"/>
      <w:sz w:val="20"/>
      <w:szCs w:val="20"/>
      <w:lang w:eastAsia="en-GB"/>
    </w:rPr>
  </w:style>
  <w:style w:type="character" w:customStyle="1" w:styleId="Heading9Char">
    <w:name w:val="Heading 9 Char"/>
    <w:basedOn w:val="DefaultParagraphFont"/>
    <w:link w:val="Heading9"/>
    <w:uiPriority w:val="9"/>
    <w:semiHidden/>
    <w:rsid w:val="00A67C5B"/>
    <w:rPr>
      <w:rFonts w:asciiTheme="majorHAnsi" w:eastAsiaTheme="majorEastAsia" w:hAnsiTheme="majorHAnsi" w:cstheme="majorBidi"/>
      <w:i/>
      <w:iCs/>
      <w:color w:val="404040" w:themeColor="text1" w:themeTint="BF"/>
      <w:sz w:val="20"/>
      <w:szCs w:val="20"/>
      <w:lang w:eastAsia="en-GB"/>
    </w:rPr>
  </w:style>
  <w:style w:type="table" w:styleId="TableGrid">
    <w:name w:val="Table Grid"/>
    <w:basedOn w:val="TableNormal"/>
    <w:uiPriority w:val="59"/>
    <w:rsid w:val="00A67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LBody1">
    <w:name w:val="WLBody1"/>
    <w:link w:val="WLBody1Char"/>
    <w:qFormat/>
    <w:rsid w:val="00A67C5B"/>
    <w:pPr>
      <w:spacing w:after="200" w:line="276" w:lineRule="auto"/>
    </w:pPr>
    <w:rPr>
      <w:rFonts w:ascii="Arial" w:hAnsi="Arial" w:cs="Arial"/>
      <w:color w:val="595959" w:themeColor="text1" w:themeTint="A6"/>
    </w:rPr>
  </w:style>
  <w:style w:type="character" w:customStyle="1" w:styleId="WLBody1Char">
    <w:name w:val="WLBody1 Char"/>
    <w:basedOn w:val="DefaultParagraphFont"/>
    <w:link w:val="WLBody1"/>
    <w:rsid w:val="00A67C5B"/>
    <w:rPr>
      <w:rFonts w:ascii="Arial" w:hAnsi="Arial" w:cs="Arial"/>
      <w:color w:val="595959" w:themeColor="text1" w:themeTint="A6"/>
    </w:rPr>
  </w:style>
  <w:style w:type="paragraph" w:styleId="ListParagraph">
    <w:name w:val="List Paragraph"/>
    <w:basedOn w:val="Normal"/>
    <w:uiPriority w:val="34"/>
    <w:qFormat/>
    <w:rsid w:val="00A67C5B"/>
    <w:pPr>
      <w:spacing w:after="200" w:line="276" w:lineRule="auto"/>
      <w:ind w:left="720"/>
      <w:contextualSpacing/>
    </w:pPr>
    <w:rPr>
      <w:rFonts w:eastAsiaTheme="minorEastAsia"/>
      <w:lang w:eastAsia="en-GB"/>
    </w:rPr>
  </w:style>
  <w:style w:type="paragraph" w:styleId="Title">
    <w:name w:val="Title"/>
    <w:basedOn w:val="Normal"/>
    <w:next w:val="Normal"/>
    <w:link w:val="TitleChar"/>
    <w:uiPriority w:val="10"/>
    <w:qFormat/>
    <w:rsid w:val="00A67C5B"/>
    <w:pPr>
      <w:spacing w:after="0" w:line="240" w:lineRule="auto"/>
      <w:contextualSpacing/>
    </w:pPr>
    <w:rPr>
      <w:rFonts w:asciiTheme="majorHAnsi" w:eastAsiaTheme="majorEastAsia" w:hAnsiTheme="majorHAnsi" w:cstheme="majorBidi"/>
      <w:spacing w:val="-10"/>
      <w:kern w:val="28"/>
      <w:sz w:val="56"/>
      <w:szCs w:val="56"/>
      <w:lang w:eastAsia="en-GB"/>
    </w:rPr>
  </w:style>
  <w:style w:type="character" w:customStyle="1" w:styleId="TitleChar">
    <w:name w:val="Title Char"/>
    <w:basedOn w:val="DefaultParagraphFont"/>
    <w:link w:val="Title"/>
    <w:uiPriority w:val="10"/>
    <w:rsid w:val="00A67C5B"/>
    <w:rPr>
      <w:rFonts w:asciiTheme="majorHAnsi" w:eastAsiaTheme="majorEastAsia" w:hAnsiTheme="majorHAnsi" w:cstheme="majorBidi"/>
      <w:spacing w:val="-10"/>
      <w:kern w:val="28"/>
      <w:sz w:val="56"/>
      <w:szCs w:val="5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31.png"/><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tmp"/><Relationship Id="rId29" Type="http://schemas.openxmlformats.org/officeDocument/2006/relationships/image" Target="media/image21.tmp"/><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3.tmp"/><Relationship Id="rId44"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image" Target="cid:image010.jpg@01D75C89.30E8D840"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tmp"/><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1429F8770DB0438F03F3DB59152848" ma:contentTypeVersion="14" ma:contentTypeDescription="Create a new document." ma:contentTypeScope="" ma:versionID="646cab862a1b50f8806fe275f5bedb6f">
  <xsd:schema xmlns:xsd="http://www.w3.org/2001/XMLSchema" xmlns:xs="http://www.w3.org/2001/XMLSchema" xmlns:p="http://schemas.microsoft.com/office/2006/metadata/properties" xmlns:ns2="8598fa82-bf05-4c6d-b0f7-f04a5e42c2b2" xmlns:ns3="75e09ebe-0b40-408f-9bf4-74c2626c6c59" targetNamespace="http://schemas.microsoft.com/office/2006/metadata/properties" ma:root="true" ma:fieldsID="8977a78c51adb9e89d407ee8b1bc4c06" ns2:_="" ns3:_="">
    <xsd:import namespace="8598fa82-bf05-4c6d-b0f7-f04a5e42c2b2"/>
    <xsd:import namespace="75e09ebe-0b40-408f-9bf4-74c2626c6c59"/>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LengthInSeconds"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98fa82-bf05-4c6d-b0f7-f04a5e42c2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Notes" ma:index="20" nillable="true" ma:displayName="Notes" ma:description="Add applicable notes&#10;"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e09ebe-0b40-408f-9bf4-74c2626c6c5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Notes xmlns="8598fa82-bf05-4c6d-b0f7-f04a5e42c2b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DA612-E634-44B5-A2F3-A4D29DC69D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98fa82-bf05-4c6d-b0f7-f04a5e42c2b2"/>
    <ds:schemaRef ds:uri="75e09ebe-0b40-408f-9bf4-74c2626c6c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4E85E8-8A28-4F14-BB02-A80ED0F05815}">
  <ds:schemaRefs>
    <ds:schemaRef ds:uri="http://schemas.microsoft.com/sharepoint/v3/contenttype/forms"/>
  </ds:schemaRefs>
</ds:datastoreItem>
</file>

<file path=customXml/itemProps3.xml><?xml version="1.0" encoding="utf-8"?>
<ds:datastoreItem xmlns:ds="http://schemas.openxmlformats.org/officeDocument/2006/customXml" ds:itemID="{EBFAB2CC-C226-47D1-A419-7F74404FE7CB}">
  <ds:schemaRefs>
    <ds:schemaRef ds:uri="http://schemas.microsoft.com/office/2006/metadata/properties"/>
    <ds:schemaRef ds:uri="http://schemas.microsoft.com/office/infopath/2007/PartnerControls"/>
    <ds:schemaRef ds:uri="8598fa82-bf05-4c6d-b0f7-f04a5e42c2b2"/>
  </ds:schemaRefs>
</ds:datastoreItem>
</file>

<file path=customXml/itemProps4.xml><?xml version="1.0" encoding="utf-8"?>
<ds:datastoreItem xmlns:ds="http://schemas.openxmlformats.org/officeDocument/2006/customXml" ds:itemID="{B1B79DD9-2903-41F4-B902-1732ABAF3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18</Pages>
  <Words>1427</Words>
  <Characters>8139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Sukevic</dc:creator>
  <cp:keywords/>
  <dc:description/>
  <cp:lastModifiedBy>Chamudini Athukorala</cp:lastModifiedBy>
  <cp:revision>134</cp:revision>
  <dcterms:created xsi:type="dcterms:W3CDTF">2020-11-17T14:34:00Z</dcterms:created>
  <dcterms:modified xsi:type="dcterms:W3CDTF">2021-07-26T05:32:00Z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0x010100821429F8770DB0438F03F3DB59152848</vt:lpwstr>
  </property>
</Properties>
</file>