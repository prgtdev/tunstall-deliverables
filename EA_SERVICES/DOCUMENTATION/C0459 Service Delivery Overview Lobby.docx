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327A2" w14:textId="77777777" w:rsidR="00A67C5B" w:rsidRPr="00624E7A" w:rsidRDefault="00A67C5B" w:rsidP="00A67C5B">
      <w:pPr>
        <w:pStyle w:val="WLBody1"/>
        <w:rPr>
          <w:rFonts w:eastAsia="Times New Roman"/>
          <w:b/>
          <w:sz w:val="32"/>
          <w:szCs w:val="24"/>
        </w:rPr>
      </w:pPr>
      <w:r w:rsidRPr="00624E7A">
        <w:rPr>
          <w:rFonts w:eastAsia="Times New Roman"/>
          <w:b/>
          <w:sz w:val="32"/>
          <w:szCs w:val="24"/>
        </w:rPr>
        <w:t>Info</w:t>
      </w:r>
      <w:r>
        <w:rPr>
          <w:rFonts w:eastAsia="Times New Roman"/>
          <w:b/>
          <w:sz w:val="32"/>
          <w:szCs w:val="24"/>
        </w:rPr>
        <w:t>rmation</w:t>
      </w:r>
      <w:r w:rsidRPr="00624E7A">
        <w:rPr>
          <w:rFonts w:eastAsia="Times New Roman"/>
          <w:b/>
          <w:sz w:val="32"/>
          <w:szCs w:val="24"/>
        </w:rPr>
        <w:t xml:space="preserve"> </w:t>
      </w:r>
    </w:p>
    <w:tbl>
      <w:tblPr>
        <w:tblStyle w:val="TableGrid"/>
        <w:tblW w:w="0" w:type="auto"/>
        <w:tblLook w:val="04A0" w:firstRow="1" w:lastRow="0" w:firstColumn="1" w:lastColumn="0" w:noHBand="0" w:noVBand="1"/>
      </w:tblPr>
      <w:tblGrid>
        <w:gridCol w:w="950"/>
        <w:gridCol w:w="4546"/>
        <w:gridCol w:w="3520"/>
      </w:tblGrid>
      <w:tr w:rsidR="00A67C5B" w:rsidRPr="00592362" w14:paraId="14D98D6A" w14:textId="77777777" w:rsidTr="00786CD4">
        <w:tc>
          <w:tcPr>
            <w:tcW w:w="959" w:type="dxa"/>
            <w:shd w:val="clear" w:color="auto" w:fill="FFFFFF" w:themeFill="background1"/>
          </w:tcPr>
          <w:p w14:paraId="0E543FA1" w14:textId="4EFA2011" w:rsidR="00A67C5B" w:rsidRPr="00592362" w:rsidRDefault="008407D6" w:rsidP="00786CD4">
            <w:pPr>
              <w:pStyle w:val="WLBody1"/>
              <w:spacing w:before="60" w:after="60"/>
              <w:rPr>
                <w:b/>
                <w:sz w:val="16"/>
                <w:szCs w:val="16"/>
              </w:rPr>
            </w:pPr>
            <w:r>
              <w:rPr>
                <w:b/>
                <w:sz w:val="16"/>
                <w:szCs w:val="16"/>
              </w:rPr>
              <w:t>CRIM</w:t>
            </w:r>
            <w:r w:rsidR="00A67C5B" w:rsidRPr="00592362">
              <w:rPr>
                <w:b/>
                <w:sz w:val="16"/>
                <w:szCs w:val="16"/>
              </w:rPr>
              <w:t xml:space="preserve"> ID</w:t>
            </w:r>
          </w:p>
        </w:tc>
        <w:tc>
          <w:tcPr>
            <w:tcW w:w="4678" w:type="dxa"/>
            <w:shd w:val="clear" w:color="auto" w:fill="FFFFFF" w:themeFill="background1"/>
          </w:tcPr>
          <w:p w14:paraId="5119CBCB" w14:textId="77777777" w:rsidR="00A67C5B" w:rsidRPr="00592362" w:rsidRDefault="00A67C5B" w:rsidP="00786CD4">
            <w:pPr>
              <w:pStyle w:val="WLBody1"/>
              <w:spacing w:before="60" w:after="60"/>
              <w:rPr>
                <w:b/>
                <w:sz w:val="16"/>
                <w:szCs w:val="16"/>
              </w:rPr>
            </w:pPr>
            <w:r w:rsidRPr="00592362">
              <w:rPr>
                <w:b/>
                <w:sz w:val="16"/>
                <w:szCs w:val="16"/>
              </w:rPr>
              <w:t>Title</w:t>
            </w:r>
          </w:p>
        </w:tc>
        <w:tc>
          <w:tcPr>
            <w:tcW w:w="3605" w:type="dxa"/>
            <w:shd w:val="clear" w:color="auto" w:fill="FFFFFF" w:themeFill="background1"/>
          </w:tcPr>
          <w:p w14:paraId="65AC0F73" w14:textId="77777777" w:rsidR="00A67C5B" w:rsidRPr="00592362" w:rsidRDefault="00A67C5B" w:rsidP="00786CD4">
            <w:pPr>
              <w:pStyle w:val="WLBody1"/>
              <w:spacing w:before="60" w:after="60"/>
              <w:rPr>
                <w:b/>
                <w:sz w:val="16"/>
                <w:szCs w:val="16"/>
              </w:rPr>
            </w:pPr>
            <w:r w:rsidRPr="00592362">
              <w:rPr>
                <w:b/>
                <w:sz w:val="16"/>
                <w:szCs w:val="16"/>
              </w:rPr>
              <w:t>Workstream</w:t>
            </w:r>
          </w:p>
        </w:tc>
      </w:tr>
      <w:tr w:rsidR="00A67C5B" w:rsidRPr="00592362" w14:paraId="06DD212E" w14:textId="77777777" w:rsidTr="00786CD4">
        <w:tc>
          <w:tcPr>
            <w:tcW w:w="959" w:type="dxa"/>
          </w:tcPr>
          <w:p w14:paraId="7912DECA" w14:textId="19921E97" w:rsidR="00A67C5B" w:rsidRPr="00592362" w:rsidRDefault="00B113C0" w:rsidP="00786CD4">
            <w:pPr>
              <w:pStyle w:val="WLBody1"/>
              <w:spacing w:before="60" w:after="60"/>
              <w:rPr>
                <w:sz w:val="16"/>
                <w:szCs w:val="16"/>
              </w:rPr>
            </w:pPr>
            <w:r>
              <w:rPr>
                <w:sz w:val="16"/>
                <w:szCs w:val="16"/>
              </w:rPr>
              <w:t>C04</w:t>
            </w:r>
            <w:r w:rsidR="0010249A">
              <w:rPr>
                <w:sz w:val="16"/>
                <w:szCs w:val="16"/>
              </w:rPr>
              <w:t>59</w:t>
            </w:r>
          </w:p>
        </w:tc>
        <w:tc>
          <w:tcPr>
            <w:tcW w:w="4678" w:type="dxa"/>
          </w:tcPr>
          <w:p w14:paraId="63F9EFEE" w14:textId="4CECC418" w:rsidR="00A67C5B" w:rsidRPr="006C4AE8" w:rsidRDefault="0010249A" w:rsidP="00786CD4">
            <w:pPr>
              <w:pStyle w:val="Title"/>
              <w:rPr>
                <w:rFonts w:ascii="Arial" w:eastAsiaTheme="minorEastAsia" w:hAnsi="Arial" w:cs="Arial"/>
                <w:color w:val="595959" w:themeColor="text1" w:themeTint="A6"/>
                <w:spacing w:val="0"/>
                <w:kern w:val="0"/>
                <w:sz w:val="16"/>
                <w:szCs w:val="16"/>
                <w:lang w:eastAsia="en-US"/>
              </w:rPr>
            </w:pPr>
            <w:r>
              <w:rPr>
                <w:rFonts w:ascii="Arial" w:eastAsiaTheme="minorEastAsia" w:hAnsi="Arial" w:cs="Arial"/>
                <w:color w:val="595959" w:themeColor="text1" w:themeTint="A6"/>
                <w:spacing w:val="0"/>
                <w:kern w:val="0"/>
                <w:sz w:val="16"/>
                <w:szCs w:val="16"/>
                <w:lang w:eastAsia="en-US"/>
              </w:rPr>
              <w:t>Service Delivery Overview Lobby</w:t>
            </w:r>
            <w:r w:rsidR="00003C7B">
              <w:rPr>
                <w:rFonts w:ascii="Arial" w:eastAsiaTheme="minorEastAsia" w:hAnsi="Arial" w:cs="Arial"/>
                <w:color w:val="595959" w:themeColor="text1" w:themeTint="A6"/>
                <w:spacing w:val="0"/>
                <w:kern w:val="0"/>
                <w:sz w:val="16"/>
                <w:szCs w:val="16"/>
                <w:lang w:eastAsia="en-US"/>
              </w:rPr>
              <w:t xml:space="preserve"> </w:t>
            </w:r>
            <w:r w:rsidR="00A67C5B" w:rsidRPr="278CC2F8">
              <w:rPr>
                <w:rFonts w:ascii="Arial" w:eastAsiaTheme="minorEastAsia" w:hAnsi="Arial" w:cs="Arial"/>
                <w:color w:val="595959" w:themeColor="text1" w:themeTint="A6"/>
                <w:spacing w:val="0"/>
                <w:kern w:val="0"/>
                <w:sz w:val="16"/>
                <w:szCs w:val="16"/>
                <w:lang w:eastAsia="en-US"/>
              </w:rPr>
              <w:t>– v0.1</w:t>
            </w:r>
          </w:p>
        </w:tc>
        <w:tc>
          <w:tcPr>
            <w:tcW w:w="3605" w:type="dxa"/>
          </w:tcPr>
          <w:p w14:paraId="067663BE" w14:textId="77777777" w:rsidR="00A67C5B" w:rsidRPr="00592362" w:rsidRDefault="00A67C5B" w:rsidP="00786CD4">
            <w:pPr>
              <w:pStyle w:val="WLBody1"/>
              <w:spacing w:before="60" w:after="60"/>
              <w:rPr>
                <w:sz w:val="16"/>
                <w:szCs w:val="16"/>
              </w:rPr>
            </w:pPr>
            <w:r>
              <w:rPr>
                <w:sz w:val="16"/>
                <w:szCs w:val="16"/>
              </w:rPr>
              <w:t>Service Management</w:t>
            </w:r>
          </w:p>
        </w:tc>
      </w:tr>
    </w:tbl>
    <w:p w14:paraId="6C4E9B2E" w14:textId="77777777" w:rsidR="00A67C5B" w:rsidRPr="00592362" w:rsidRDefault="00A67C5B" w:rsidP="00A67C5B">
      <w:pPr>
        <w:pStyle w:val="WLBody1"/>
        <w:rPr>
          <w:b/>
          <w:sz w:val="28"/>
        </w:rPr>
      </w:pPr>
    </w:p>
    <w:p w14:paraId="1EA419C4" w14:textId="77777777" w:rsidR="00A67C5B" w:rsidRPr="00592362" w:rsidRDefault="00A67C5B" w:rsidP="00A67C5B">
      <w:pPr>
        <w:pStyle w:val="WLBody1"/>
        <w:rPr>
          <w:rFonts w:eastAsia="Times New Roman"/>
          <w:b/>
          <w:sz w:val="32"/>
          <w:szCs w:val="24"/>
        </w:rPr>
      </w:pPr>
      <w:r w:rsidRPr="00592362">
        <w:rPr>
          <w:rFonts w:eastAsia="Times New Roman"/>
          <w:b/>
          <w:sz w:val="32"/>
          <w:szCs w:val="24"/>
        </w:rPr>
        <w:t xml:space="preserve">Revision History </w:t>
      </w:r>
    </w:p>
    <w:tbl>
      <w:tblPr>
        <w:tblStyle w:val="TableGrid"/>
        <w:tblW w:w="0" w:type="auto"/>
        <w:tblLook w:val="04A0" w:firstRow="1" w:lastRow="0" w:firstColumn="1" w:lastColumn="0" w:noHBand="0" w:noVBand="1"/>
      </w:tblPr>
      <w:tblGrid>
        <w:gridCol w:w="1204"/>
        <w:gridCol w:w="1910"/>
        <w:gridCol w:w="2268"/>
        <w:gridCol w:w="3634"/>
      </w:tblGrid>
      <w:tr w:rsidR="00A67C5B" w:rsidRPr="00592362" w14:paraId="5E645507" w14:textId="77777777" w:rsidTr="00786CD4">
        <w:tc>
          <w:tcPr>
            <w:tcW w:w="1204" w:type="dxa"/>
            <w:shd w:val="clear" w:color="auto" w:fill="FFFFFF" w:themeFill="background1"/>
          </w:tcPr>
          <w:p w14:paraId="187D36F8" w14:textId="77777777" w:rsidR="00A67C5B" w:rsidRPr="00592362" w:rsidRDefault="00A67C5B" w:rsidP="00786CD4">
            <w:pPr>
              <w:pStyle w:val="WLBody1"/>
              <w:spacing w:before="60" w:after="60"/>
              <w:rPr>
                <w:b/>
                <w:sz w:val="16"/>
                <w:szCs w:val="16"/>
              </w:rPr>
            </w:pPr>
            <w:r w:rsidRPr="00592362">
              <w:rPr>
                <w:b/>
                <w:sz w:val="16"/>
                <w:szCs w:val="16"/>
              </w:rPr>
              <w:t>Revision</w:t>
            </w:r>
          </w:p>
        </w:tc>
        <w:tc>
          <w:tcPr>
            <w:tcW w:w="1910" w:type="dxa"/>
            <w:shd w:val="clear" w:color="auto" w:fill="FFFFFF" w:themeFill="background1"/>
          </w:tcPr>
          <w:p w14:paraId="16B27581" w14:textId="77777777" w:rsidR="00A67C5B" w:rsidRPr="00592362" w:rsidRDefault="00A67C5B" w:rsidP="00786CD4">
            <w:pPr>
              <w:pStyle w:val="WLBody1"/>
              <w:spacing w:before="60" w:after="60"/>
              <w:rPr>
                <w:b/>
                <w:sz w:val="16"/>
                <w:szCs w:val="16"/>
              </w:rPr>
            </w:pPr>
            <w:r w:rsidRPr="00592362">
              <w:rPr>
                <w:b/>
                <w:sz w:val="16"/>
                <w:szCs w:val="16"/>
              </w:rPr>
              <w:t>Date</w:t>
            </w:r>
          </w:p>
        </w:tc>
        <w:tc>
          <w:tcPr>
            <w:tcW w:w="2268" w:type="dxa"/>
            <w:shd w:val="clear" w:color="auto" w:fill="FFFFFF" w:themeFill="background1"/>
          </w:tcPr>
          <w:p w14:paraId="57528C2F" w14:textId="77777777" w:rsidR="00A67C5B" w:rsidRPr="00592362" w:rsidRDefault="00A67C5B" w:rsidP="00786CD4">
            <w:pPr>
              <w:pStyle w:val="WLBody1"/>
              <w:spacing w:before="60" w:after="60"/>
              <w:rPr>
                <w:b/>
                <w:sz w:val="16"/>
                <w:szCs w:val="16"/>
              </w:rPr>
            </w:pPr>
            <w:r w:rsidRPr="00592362">
              <w:rPr>
                <w:b/>
                <w:sz w:val="16"/>
                <w:szCs w:val="16"/>
              </w:rPr>
              <w:t>By</w:t>
            </w:r>
          </w:p>
        </w:tc>
        <w:tc>
          <w:tcPr>
            <w:tcW w:w="3634" w:type="dxa"/>
            <w:shd w:val="clear" w:color="auto" w:fill="FFFFFF" w:themeFill="background1"/>
          </w:tcPr>
          <w:p w14:paraId="14D8DB5E" w14:textId="77777777" w:rsidR="00A67C5B" w:rsidRPr="00592362" w:rsidRDefault="00A67C5B" w:rsidP="00786CD4">
            <w:pPr>
              <w:pStyle w:val="WLBody1"/>
              <w:spacing w:before="60" w:after="60"/>
              <w:rPr>
                <w:b/>
                <w:sz w:val="16"/>
                <w:szCs w:val="16"/>
              </w:rPr>
            </w:pPr>
            <w:r w:rsidRPr="00592362">
              <w:rPr>
                <w:b/>
                <w:sz w:val="16"/>
                <w:szCs w:val="16"/>
              </w:rPr>
              <w:t>Remarks</w:t>
            </w:r>
          </w:p>
        </w:tc>
      </w:tr>
      <w:tr w:rsidR="00A67C5B" w:rsidRPr="00592362" w14:paraId="3AEAF59F" w14:textId="77777777" w:rsidTr="00786CD4">
        <w:tc>
          <w:tcPr>
            <w:tcW w:w="1204" w:type="dxa"/>
          </w:tcPr>
          <w:p w14:paraId="4A1ECA01" w14:textId="77777777" w:rsidR="00A67C5B" w:rsidRPr="00592362" w:rsidRDefault="00A67C5B" w:rsidP="00786CD4">
            <w:pPr>
              <w:pStyle w:val="WLBody1"/>
              <w:spacing w:before="60" w:after="60"/>
              <w:jc w:val="center"/>
              <w:rPr>
                <w:sz w:val="16"/>
                <w:szCs w:val="16"/>
              </w:rPr>
            </w:pPr>
            <w:r>
              <w:rPr>
                <w:sz w:val="16"/>
                <w:szCs w:val="16"/>
              </w:rPr>
              <w:t>0.1</w:t>
            </w:r>
          </w:p>
        </w:tc>
        <w:tc>
          <w:tcPr>
            <w:tcW w:w="1910" w:type="dxa"/>
          </w:tcPr>
          <w:p w14:paraId="1A3867C0" w14:textId="67027982" w:rsidR="00A67C5B" w:rsidRPr="00592362" w:rsidRDefault="0010249A" w:rsidP="00786CD4">
            <w:pPr>
              <w:pStyle w:val="WLBody1"/>
              <w:spacing w:before="60" w:after="60"/>
              <w:rPr>
                <w:sz w:val="16"/>
                <w:szCs w:val="16"/>
              </w:rPr>
            </w:pPr>
            <w:r>
              <w:rPr>
                <w:sz w:val="16"/>
                <w:szCs w:val="16"/>
              </w:rPr>
              <w:t>08/01/2021</w:t>
            </w:r>
          </w:p>
        </w:tc>
        <w:tc>
          <w:tcPr>
            <w:tcW w:w="2268" w:type="dxa"/>
          </w:tcPr>
          <w:p w14:paraId="00F0ECFF" w14:textId="77777777" w:rsidR="00A67C5B" w:rsidRPr="00592362" w:rsidRDefault="00A67C5B" w:rsidP="00786CD4">
            <w:pPr>
              <w:pStyle w:val="WLBody1"/>
              <w:spacing w:before="60" w:after="60"/>
              <w:rPr>
                <w:sz w:val="16"/>
                <w:szCs w:val="16"/>
              </w:rPr>
            </w:pPr>
            <w:r w:rsidRPr="00074026">
              <w:rPr>
                <w:sz w:val="16"/>
                <w:szCs w:val="16"/>
              </w:rPr>
              <w:t>Erika Sukevic</w:t>
            </w:r>
          </w:p>
        </w:tc>
        <w:tc>
          <w:tcPr>
            <w:tcW w:w="3634" w:type="dxa"/>
          </w:tcPr>
          <w:p w14:paraId="35C0A79D" w14:textId="77777777" w:rsidR="00A67C5B" w:rsidRPr="00592362" w:rsidRDefault="00A67C5B" w:rsidP="00786CD4">
            <w:pPr>
              <w:pStyle w:val="WLBody1"/>
              <w:spacing w:before="60" w:after="60"/>
              <w:rPr>
                <w:sz w:val="16"/>
                <w:szCs w:val="16"/>
              </w:rPr>
            </w:pPr>
            <w:r>
              <w:rPr>
                <w:sz w:val="16"/>
                <w:szCs w:val="16"/>
              </w:rPr>
              <w:t>Base spec</w:t>
            </w:r>
          </w:p>
        </w:tc>
      </w:tr>
      <w:tr w:rsidR="00A67C5B" w:rsidRPr="00592362" w14:paraId="6F6B8BB2" w14:textId="77777777" w:rsidTr="00786CD4">
        <w:tc>
          <w:tcPr>
            <w:tcW w:w="1204" w:type="dxa"/>
          </w:tcPr>
          <w:p w14:paraId="62DDB3EB" w14:textId="77777777" w:rsidR="00A67C5B" w:rsidRPr="00592362" w:rsidRDefault="00A67C5B" w:rsidP="00786CD4">
            <w:pPr>
              <w:pStyle w:val="WLBody1"/>
              <w:spacing w:before="60" w:after="60"/>
              <w:jc w:val="center"/>
              <w:rPr>
                <w:sz w:val="16"/>
                <w:szCs w:val="16"/>
              </w:rPr>
            </w:pPr>
            <w:r>
              <w:rPr>
                <w:sz w:val="16"/>
                <w:szCs w:val="16"/>
              </w:rPr>
              <w:t>1.0</w:t>
            </w:r>
          </w:p>
        </w:tc>
        <w:tc>
          <w:tcPr>
            <w:tcW w:w="1910" w:type="dxa"/>
          </w:tcPr>
          <w:p w14:paraId="6E4C326F" w14:textId="44005939" w:rsidR="00A67C5B" w:rsidRPr="00592362" w:rsidRDefault="009D7B3C" w:rsidP="00786CD4">
            <w:pPr>
              <w:pStyle w:val="WLBody1"/>
              <w:spacing w:before="60" w:after="60"/>
              <w:rPr>
                <w:sz w:val="16"/>
                <w:szCs w:val="16"/>
              </w:rPr>
            </w:pPr>
            <w:r>
              <w:rPr>
                <w:sz w:val="16"/>
                <w:szCs w:val="16"/>
              </w:rPr>
              <w:t>24/02/2021</w:t>
            </w:r>
          </w:p>
        </w:tc>
        <w:tc>
          <w:tcPr>
            <w:tcW w:w="2268" w:type="dxa"/>
          </w:tcPr>
          <w:p w14:paraId="7C37B406" w14:textId="6237876D" w:rsidR="00A67C5B" w:rsidRPr="00592362" w:rsidRDefault="009D7B3C" w:rsidP="00786CD4">
            <w:pPr>
              <w:pStyle w:val="WLBody1"/>
              <w:spacing w:before="60" w:after="60"/>
              <w:rPr>
                <w:sz w:val="16"/>
                <w:szCs w:val="16"/>
              </w:rPr>
            </w:pPr>
            <w:r w:rsidRPr="009D7B3C">
              <w:rPr>
                <w:sz w:val="16"/>
                <w:szCs w:val="16"/>
              </w:rPr>
              <w:t>Erika Sukevic</w:t>
            </w:r>
          </w:p>
        </w:tc>
        <w:tc>
          <w:tcPr>
            <w:tcW w:w="3634" w:type="dxa"/>
          </w:tcPr>
          <w:p w14:paraId="00023302" w14:textId="77777777" w:rsidR="00A67C5B" w:rsidRPr="00592362" w:rsidRDefault="00A67C5B" w:rsidP="00786CD4">
            <w:pPr>
              <w:pStyle w:val="WLBody1"/>
              <w:spacing w:before="60" w:after="60"/>
              <w:rPr>
                <w:sz w:val="16"/>
                <w:szCs w:val="16"/>
              </w:rPr>
            </w:pPr>
            <w:r w:rsidRPr="009D7B3C">
              <w:rPr>
                <w:sz w:val="16"/>
                <w:szCs w:val="16"/>
                <w:highlight w:val="yellow"/>
              </w:rPr>
              <w:t>Updates</w:t>
            </w:r>
          </w:p>
        </w:tc>
      </w:tr>
      <w:tr w:rsidR="00A67C5B" w:rsidRPr="00592362" w14:paraId="71FA03FC" w14:textId="77777777" w:rsidTr="00786CD4">
        <w:tc>
          <w:tcPr>
            <w:tcW w:w="1204" w:type="dxa"/>
          </w:tcPr>
          <w:p w14:paraId="0BDB1FCF" w14:textId="77777777" w:rsidR="00A67C5B" w:rsidRPr="00592362" w:rsidRDefault="00A67C5B" w:rsidP="00786CD4">
            <w:pPr>
              <w:pStyle w:val="WLBody1"/>
              <w:spacing w:before="60" w:after="60"/>
              <w:jc w:val="center"/>
              <w:rPr>
                <w:sz w:val="16"/>
                <w:szCs w:val="16"/>
              </w:rPr>
            </w:pPr>
          </w:p>
        </w:tc>
        <w:tc>
          <w:tcPr>
            <w:tcW w:w="1910" w:type="dxa"/>
          </w:tcPr>
          <w:p w14:paraId="705FF813" w14:textId="77777777" w:rsidR="00A67C5B" w:rsidRPr="00592362" w:rsidRDefault="00A67C5B" w:rsidP="00786CD4">
            <w:pPr>
              <w:pStyle w:val="WLBody1"/>
              <w:spacing w:before="60" w:after="60"/>
              <w:rPr>
                <w:sz w:val="16"/>
                <w:szCs w:val="16"/>
              </w:rPr>
            </w:pPr>
          </w:p>
        </w:tc>
        <w:tc>
          <w:tcPr>
            <w:tcW w:w="2268" w:type="dxa"/>
          </w:tcPr>
          <w:p w14:paraId="2CBCF3BB" w14:textId="77777777" w:rsidR="00A67C5B" w:rsidRPr="00592362" w:rsidRDefault="00A67C5B" w:rsidP="00786CD4">
            <w:pPr>
              <w:pStyle w:val="WLBody1"/>
              <w:spacing w:before="60" w:after="60"/>
              <w:rPr>
                <w:sz w:val="16"/>
                <w:szCs w:val="16"/>
              </w:rPr>
            </w:pPr>
          </w:p>
        </w:tc>
        <w:tc>
          <w:tcPr>
            <w:tcW w:w="3634" w:type="dxa"/>
          </w:tcPr>
          <w:p w14:paraId="67DF061A" w14:textId="77777777" w:rsidR="00A67C5B" w:rsidRPr="00592362" w:rsidRDefault="00A67C5B" w:rsidP="00786CD4">
            <w:pPr>
              <w:pStyle w:val="WLBody1"/>
              <w:spacing w:before="60" w:after="60"/>
              <w:rPr>
                <w:sz w:val="16"/>
                <w:szCs w:val="16"/>
              </w:rPr>
            </w:pPr>
          </w:p>
        </w:tc>
      </w:tr>
      <w:tr w:rsidR="00A67C5B" w:rsidRPr="00592362" w14:paraId="70F1BE70" w14:textId="77777777" w:rsidTr="00786CD4">
        <w:tc>
          <w:tcPr>
            <w:tcW w:w="1204" w:type="dxa"/>
          </w:tcPr>
          <w:p w14:paraId="1F77D402" w14:textId="77777777" w:rsidR="00A67C5B" w:rsidRDefault="00A67C5B" w:rsidP="00786CD4">
            <w:pPr>
              <w:pStyle w:val="WLBody1"/>
              <w:spacing w:before="60" w:after="60"/>
              <w:jc w:val="center"/>
              <w:rPr>
                <w:sz w:val="16"/>
                <w:szCs w:val="16"/>
              </w:rPr>
            </w:pPr>
          </w:p>
        </w:tc>
        <w:tc>
          <w:tcPr>
            <w:tcW w:w="1910" w:type="dxa"/>
          </w:tcPr>
          <w:p w14:paraId="530D1523" w14:textId="77777777" w:rsidR="00A67C5B" w:rsidRDefault="00A67C5B" w:rsidP="00786CD4">
            <w:pPr>
              <w:pStyle w:val="WLBody1"/>
              <w:spacing w:before="60" w:after="60"/>
              <w:rPr>
                <w:sz w:val="16"/>
                <w:szCs w:val="16"/>
              </w:rPr>
            </w:pPr>
          </w:p>
        </w:tc>
        <w:tc>
          <w:tcPr>
            <w:tcW w:w="2268" w:type="dxa"/>
          </w:tcPr>
          <w:p w14:paraId="37F0B356" w14:textId="77777777" w:rsidR="00A67C5B" w:rsidRDefault="00A67C5B" w:rsidP="00786CD4">
            <w:pPr>
              <w:pStyle w:val="WLBody1"/>
              <w:spacing w:before="60" w:after="60"/>
              <w:rPr>
                <w:sz w:val="16"/>
                <w:szCs w:val="16"/>
              </w:rPr>
            </w:pPr>
          </w:p>
        </w:tc>
        <w:tc>
          <w:tcPr>
            <w:tcW w:w="3634" w:type="dxa"/>
          </w:tcPr>
          <w:p w14:paraId="281CB8FE" w14:textId="77777777" w:rsidR="00A67C5B" w:rsidRDefault="00A67C5B" w:rsidP="00786CD4">
            <w:pPr>
              <w:pStyle w:val="WLBody1"/>
              <w:spacing w:before="60" w:after="60"/>
              <w:rPr>
                <w:sz w:val="16"/>
                <w:szCs w:val="16"/>
              </w:rPr>
            </w:pPr>
          </w:p>
        </w:tc>
      </w:tr>
    </w:tbl>
    <w:p w14:paraId="0523CA8C" w14:textId="77777777" w:rsidR="00A67C5B" w:rsidRDefault="00A67C5B" w:rsidP="00A67C5B">
      <w:pPr>
        <w:jc w:val="both"/>
      </w:pPr>
    </w:p>
    <w:p w14:paraId="491E1A13" w14:textId="23FBFCA5" w:rsidR="00A67C5B" w:rsidRDefault="00A43059" w:rsidP="00A67C5B">
      <w:pPr>
        <w:pStyle w:val="Heading1"/>
      </w:pPr>
      <w:r>
        <w:t>CRIM</w:t>
      </w:r>
      <w:r w:rsidR="00A67C5B">
        <w:t xml:space="preserve"> Narrative</w:t>
      </w:r>
    </w:p>
    <w:p w14:paraId="7002F101" w14:textId="7F1D28E2" w:rsidR="00FB5A6C" w:rsidRDefault="0010249A" w:rsidP="003A435E">
      <w:r>
        <w:t xml:space="preserve">We need a new lobby called “Service Delivery Overview” which would have </w:t>
      </w:r>
      <w:commentRangeStart w:id="0"/>
      <w:r>
        <w:t>4 lobby elements</w:t>
      </w:r>
      <w:commentRangeEnd w:id="0"/>
      <w:r w:rsidR="00D66A27">
        <w:rPr>
          <w:rStyle w:val="CommentReference"/>
        </w:rPr>
        <w:commentReference w:id="0"/>
      </w:r>
      <w:r>
        <w:t>:</w:t>
      </w:r>
    </w:p>
    <w:p w14:paraId="1CB65E10" w14:textId="79758EB5" w:rsidR="0010249A" w:rsidRDefault="0010249A" w:rsidP="0010249A">
      <w:pPr>
        <w:pStyle w:val="ListParagraph"/>
        <w:numPr>
          <w:ilvl w:val="0"/>
          <w:numId w:val="4"/>
        </w:numPr>
      </w:pPr>
      <w:r>
        <w:t>Open jobs</w:t>
      </w:r>
    </w:p>
    <w:p w14:paraId="2DF0B090" w14:textId="3A62E11B" w:rsidR="0010249A" w:rsidRDefault="0010249A" w:rsidP="0010249A">
      <w:pPr>
        <w:pStyle w:val="ListParagraph"/>
        <w:numPr>
          <w:ilvl w:val="0"/>
          <w:numId w:val="4"/>
        </w:numPr>
      </w:pPr>
      <w:r>
        <w:t>Overdue WOs</w:t>
      </w:r>
    </w:p>
    <w:p w14:paraId="7E62ADCF" w14:textId="1E5F4CBC" w:rsidR="0010249A" w:rsidRDefault="0010249A" w:rsidP="0010249A">
      <w:pPr>
        <w:pStyle w:val="ListParagraph"/>
        <w:numPr>
          <w:ilvl w:val="0"/>
          <w:numId w:val="4"/>
        </w:numPr>
      </w:pPr>
      <w:r>
        <w:t>% completed tasks within SLA</w:t>
      </w:r>
    </w:p>
    <w:p w14:paraId="490F7C26" w14:textId="2E38C3CD" w:rsidR="0010249A" w:rsidRDefault="0010249A" w:rsidP="0010249A">
      <w:pPr>
        <w:pStyle w:val="ListParagraph"/>
        <w:numPr>
          <w:ilvl w:val="0"/>
          <w:numId w:val="4"/>
        </w:numPr>
      </w:pPr>
      <w:r>
        <w:t>WO about to breach the SLA</w:t>
      </w:r>
    </w:p>
    <w:p w14:paraId="52BC4F76" w14:textId="43081EAF" w:rsidR="0005425D" w:rsidRPr="009D7B3C" w:rsidRDefault="0005425D" w:rsidP="0010249A">
      <w:pPr>
        <w:pStyle w:val="ListParagraph"/>
        <w:numPr>
          <w:ilvl w:val="0"/>
          <w:numId w:val="4"/>
        </w:numPr>
        <w:rPr>
          <w:highlight w:val="yellow"/>
        </w:rPr>
      </w:pPr>
      <w:r w:rsidRPr="009D7B3C">
        <w:rPr>
          <w:highlight w:val="yellow"/>
        </w:rPr>
        <w:t xml:space="preserve">Completed </w:t>
      </w:r>
      <w:r w:rsidR="009D7B3C" w:rsidRPr="009D7B3C">
        <w:rPr>
          <w:highlight w:val="yellow"/>
        </w:rPr>
        <w:t>D</w:t>
      </w:r>
      <w:r w:rsidRPr="009D7B3C">
        <w:rPr>
          <w:highlight w:val="yellow"/>
        </w:rPr>
        <w:t>einstalls</w:t>
      </w:r>
    </w:p>
    <w:p w14:paraId="4CAF90B4" w14:textId="3EA931D9" w:rsidR="0005425D" w:rsidRPr="009D7B3C" w:rsidRDefault="0005425D" w:rsidP="0010249A">
      <w:pPr>
        <w:pStyle w:val="ListParagraph"/>
        <w:numPr>
          <w:ilvl w:val="0"/>
          <w:numId w:val="4"/>
        </w:numPr>
        <w:rPr>
          <w:highlight w:val="yellow"/>
        </w:rPr>
      </w:pPr>
      <w:r w:rsidRPr="009D7B3C">
        <w:rPr>
          <w:highlight w:val="yellow"/>
        </w:rPr>
        <w:t>Completed Installs</w:t>
      </w:r>
    </w:p>
    <w:p w14:paraId="7BEA3509" w14:textId="46A90F96" w:rsidR="0005425D" w:rsidRDefault="0005425D" w:rsidP="0010249A">
      <w:pPr>
        <w:pStyle w:val="ListParagraph"/>
        <w:numPr>
          <w:ilvl w:val="0"/>
          <w:numId w:val="4"/>
        </w:numPr>
        <w:rPr>
          <w:highlight w:val="yellow"/>
        </w:rPr>
      </w:pPr>
      <w:r w:rsidRPr="009D7B3C">
        <w:rPr>
          <w:highlight w:val="yellow"/>
        </w:rPr>
        <w:t xml:space="preserve">Completed </w:t>
      </w:r>
      <w:r w:rsidR="009D7B3C" w:rsidRPr="009D7B3C">
        <w:rPr>
          <w:highlight w:val="yellow"/>
        </w:rPr>
        <w:t>Change Requests</w:t>
      </w:r>
    </w:p>
    <w:p w14:paraId="5F140A80" w14:textId="77777777" w:rsidR="00782B92" w:rsidRDefault="00782B92" w:rsidP="00782B92">
      <w:pPr>
        <w:pStyle w:val="ListParagraph"/>
        <w:numPr>
          <w:ilvl w:val="0"/>
          <w:numId w:val="4"/>
        </w:numPr>
        <w:rPr>
          <w:highlight w:val="yellow"/>
        </w:rPr>
      </w:pPr>
      <w:r>
        <w:rPr>
          <w:highlight w:val="yellow"/>
        </w:rPr>
        <w:t>Materials dependent: ready to assign</w:t>
      </w:r>
    </w:p>
    <w:p w14:paraId="5EC7C0E3" w14:textId="2BB1C998" w:rsidR="00FB17E3" w:rsidRPr="00782B92" w:rsidRDefault="00782B92" w:rsidP="00782B92">
      <w:pPr>
        <w:pStyle w:val="ListParagraph"/>
        <w:numPr>
          <w:ilvl w:val="0"/>
          <w:numId w:val="4"/>
        </w:numPr>
        <w:rPr>
          <w:highlight w:val="yellow"/>
        </w:rPr>
      </w:pPr>
      <w:r>
        <w:rPr>
          <w:highlight w:val="yellow"/>
        </w:rPr>
        <w:t>Materials dependent: ready to transfer</w:t>
      </w:r>
    </w:p>
    <w:p w14:paraId="1054E9F0" w14:textId="2E650CB5" w:rsidR="0010249A" w:rsidRDefault="0010249A" w:rsidP="0010249A"/>
    <w:p w14:paraId="75A53A04" w14:textId="7C5732D7" w:rsidR="0010249A" w:rsidRDefault="0010249A" w:rsidP="0010249A">
      <w:r>
        <w:t>The filter of the lobby should have default on contract type = MS</w:t>
      </w:r>
    </w:p>
    <w:p w14:paraId="38464D2E" w14:textId="61EADD42" w:rsidR="0010249A" w:rsidRDefault="0010249A" w:rsidP="0010249A">
      <w:r>
        <w:rPr>
          <w:noProof/>
        </w:rPr>
        <mc:AlternateContent>
          <mc:Choice Requires="wps">
            <w:drawing>
              <wp:anchor distT="0" distB="0" distL="114300" distR="114300" simplePos="0" relativeHeight="251659264" behindDoc="0" locked="0" layoutInCell="1" allowOverlap="1" wp14:anchorId="0E8FF774" wp14:editId="161FB132">
                <wp:simplePos x="0" y="0"/>
                <wp:positionH relativeFrom="column">
                  <wp:posOffset>1904163</wp:posOffset>
                </wp:positionH>
                <wp:positionV relativeFrom="paragraph">
                  <wp:posOffset>1124934</wp:posOffset>
                </wp:positionV>
                <wp:extent cx="758650" cy="150725"/>
                <wp:effectExtent l="0" t="0" r="22860" b="20955"/>
                <wp:wrapNone/>
                <wp:docPr id="2" name="Rectangle 2"/>
                <wp:cNvGraphicFramePr/>
                <a:graphic xmlns:a="http://schemas.openxmlformats.org/drawingml/2006/main">
                  <a:graphicData uri="http://schemas.microsoft.com/office/word/2010/wordprocessingShape">
                    <wps:wsp>
                      <wps:cNvSpPr/>
                      <wps:spPr>
                        <a:xfrm>
                          <a:off x="0" y="0"/>
                          <a:ext cx="758650" cy="150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2C7DE8" id="Rectangle 2" o:spid="_x0000_s1026" style="position:absolute;margin-left:149.95pt;margin-top:88.6pt;width:59.75pt;height:11.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" filled="f" strokecolor="red" strokeweight="1pt"/>
            </w:pict>
          </mc:Fallback>
        </mc:AlternateContent>
      </w:r>
      <w:r>
        <w:rPr>
          <w:noProof/>
        </w:rPr>
        <w:drawing>
          <wp:inline distT="0" distB="0" distL="0" distR="0" wp14:anchorId="73ADEFDA" wp14:editId="4D6113CD">
            <wp:extent cx="3736280" cy="1537397"/>
            <wp:effectExtent l="0" t="0" r="0" b="571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7C54B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61055" cy="1547591"/>
                    </a:xfrm>
                    <a:prstGeom prst="rect">
                      <a:avLst/>
                    </a:prstGeom>
                  </pic:spPr>
                </pic:pic>
              </a:graphicData>
            </a:graphic>
          </wp:inline>
        </w:drawing>
      </w:r>
    </w:p>
    <w:p w14:paraId="0A37211E" w14:textId="7FFE4433" w:rsidR="00D23D60" w:rsidRDefault="00D23D60" w:rsidP="0010249A"/>
    <w:p w14:paraId="588B6398" w14:textId="2239D108" w:rsidR="00D23D60" w:rsidRDefault="00D23D60" w:rsidP="0010249A">
      <w:r>
        <w:t>All tiles and charts need to be clickable and bring Prepare Work Order screen.</w:t>
      </w:r>
    </w:p>
    <w:p w14:paraId="45EB38C2" w14:textId="7404E252" w:rsidR="0010249A" w:rsidRDefault="0010249A" w:rsidP="0010249A"/>
    <w:p w14:paraId="44EC09FF" w14:textId="5C014912" w:rsidR="0010249A" w:rsidRDefault="0010249A" w:rsidP="0010249A">
      <w:pPr>
        <w:pStyle w:val="Heading3"/>
      </w:pPr>
      <w:r>
        <w:lastRenderedPageBreak/>
        <w:t>Open jobs</w:t>
      </w:r>
    </w:p>
    <w:p w14:paraId="385D0BC2" w14:textId="7D482428" w:rsidR="00D23D60" w:rsidRDefault="00D23D60" w:rsidP="00D23D60">
      <w:pPr>
        <w:rPr>
          <w:lang w:eastAsia="en-GB"/>
        </w:rPr>
      </w:pPr>
      <w:r>
        <w:rPr>
          <w:lang w:eastAsia="en-GB"/>
        </w:rPr>
        <w:t xml:space="preserve">We need a tile which would count all open work tasks. Logic should bring records where work task status = </w:t>
      </w:r>
      <w:r w:rsidRPr="00D23D60">
        <w:rPr>
          <w:lang w:eastAsia="en-GB"/>
        </w:rPr>
        <w:t>New, Under Preparation, Prepared, Released, Work Started</w:t>
      </w:r>
      <w:r>
        <w:rPr>
          <w:lang w:eastAsia="en-GB"/>
        </w:rPr>
        <w:t>.</w:t>
      </w:r>
    </w:p>
    <w:p w14:paraId="53A01009" w14:textId="4D53EA3C" w:rsidR="00D23D60" w:rsidRDefault="00D23D60" w:rsidP="00D23D60">
      <w:pPr>
        <w:rPr>
          <w:lang w:eastAsia="en-GB"/>
        </w:rPr>
      </w:pPr>
      <w:r>
        <w:rPr>
          <w:noProof/>
          <w:lang w:eastAsia="en-GB"/>
        </w:rPr>
        <mc:AlternateContent>
          <mc:Choice Requires="wps">
            <w:drawing>
              <wp:anchor distT="0" distB="0" distL="114300" distR="114300" simplePos="0" relativeHeight="251660288" behindDoc="0" locked="0" layoutInCell="1" allowOverlap="1" wp14:anchorId="2EC9F9CA" wp14:editId="313159EF">
                <wp:simplePos x="0" y="0"/>
                <wp:positionH relativeFrom="column">
                  <wp:posOffset>1451987</wp:posOffset>
                </wp:positionH>
                <wp:positionV relativeFrom="paragraph">
                  <wp:posOffset>713433</wp:posOffset>
                </wp:positionV>
                <wp:extent cx="376813" cy="401934"/>
                <wp:effectExtent l="0" t="0" r="23495" b="17780"/>
                <wp:wrapNone/>
                <wp:docPr id="4" name="Rectangle 4"/>
                <wp:cNvGraphicFramePr/>
                <a:graphic xmlns:a="http://schemas.openxmlformats.org/drawingml/2006/main">
                  <a:graphicData uri="http://schemas.microsoft.com/office/word/2010/wordprocessingShape">
                    <wps:wsp>
                      <wps:cNvSpPr/>
                      <wps:spPr>
                        <a:xfrm>
                          <a:off x="0" y="0"/>
                          <a:ext cx="376813" cy="4019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1E8A0F" id="Rectangle 4" o:spid="_x0000_s1026" style="position:absolute;margin-left:114.35pt;margin-top:56.2pt;width:29.65pt;height:31.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" filled="f" strokecolor="red" strokeweight="1pt"/>
            </w:pict>
          </mc:Fallback>
        </mc:AlternateContent>
      </w:r>
      <w:r>
        <w:rPr>
          <w:noProof/>
          <w:lang w:eastAsia="en-GB"/>
        </w:rPr>
        <w:drawing>
          <wp:inline distT="0" distB="0" distL="0" distR="0" wp14:anchorId="3F6F9BDD" wp14:editId="3F6931E8">
            <wp:extent cx="4146121" cy="1205802"/>
            <wp:effectExtent l="0" t="0" r="6985"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7CDDE6.tmp"/>
                    <pic:cNvPicPr/>
                  </pic:nvPicPr>
                  <pic:blipFill>
                    <a:blip r:embed="rId14">
                      <a:extLst>
                        <a:ext uri="{28A0092B-C50C-407E-A947-70E740481C1C}">
                          <a14:useLocalDpi xmlns:a14="http://schemas.microsoft.com/office/drawing/2010/main" val="0"/>
                        </a:ext>
                      </a:extLst>
                    </a:blip>
                    <a:stretch>
                      <a:fillRect/>
                    </a:stretch>
                  </pic:blipFill>
                  <pic:spPr>
                    <a:xfrm>
                      <a:off x="0" y="0"/>
                      <a:ext cx="4155860" cy="1208634"/>
                    </a:xfrm>
                    <a:prstGeom prst="rect">
                      <a:avLst/>
                    </a:prstGeom>
                  </pic:spPr>
                </pic:pic>
              </a:graphicData>
            </a:graphic>
          </wp:inline>
        </w:drawing>
      </w:r>
    </w:p>
    <w:p w14:paraId="274DD36B" w14:textId="77777777" w:rsidR="00D23D60" w:rsidRPr="00D23D60" w:rsidRDefault="00D23D60" w:rsidP="00D23D60">
      <w:pPr>
        <w:rPr>
          <w:lang w:eastAsia="en-GB"/>
        </w:rPr>
      </w:pPr>
    </w:p>
    <w:p w14:paraId="2E48522E" w14:textId="31337DF7" w:rsidR="0010249A" w:rsidRDefault="0010249A" w:rsidP="0010249A">
      <w:pPr>
        <w:pStyle w:val="Heading3"/>
      </w:pPr>
      <w:r>
        <w:t>Overdue WOs</w:t>
      </w:r>
    </w:p>
    <w:p w14:paraId="1F742754" w14:textId="66536ECC" w:rsidR="00D23D60" w:rsidRDefault="00765149" w:rsidP="00D23D60">
      <w:pPr>
        <w:rPr>
          <w:lang w:eastAsia="en-GB"/>
        </w:rPr>
      </w:pPr>
      <w:r>
        <w:rPr>
          <w:lang w:eastAsia="en-GB"/>
        </w:rPr>
        <w:t xml:space="preserve">We need a tile which would count all </w:t>
      </w:r>
      <w:r w:rsidR="00570B6B">
        <w:rPr>
          <w:lang w:eastAsia="en-GB"/>
        </w:rPr>
        <w:t xml:space="preserve">work tasks where </w:t>
      </w:r>
      <w:r w:rsidR="00F83405">
        <w:rPr>
          <w:lang w:eastAsia="en-GB"/>
        </w:rPr>
        <w:t xml:space="preserve">Tunstall SLA date </w:t>
      </w:r>
      <w:r w:rsidR="007663DF">
        <w:rPr>
          <w:lang w:eastAsia="en-GB"/>
        </w:rPr>
        <w:t>&lt;</w:t>
      </w:r>
      <w:r w:rsidR="00F83405">
        <w:rPr>
          <w:lang w:eastAsia="en-GB"/>
        </w:rPr>
        <w:t xml:space="preserve"> </w:t>
      </w:r>
      <w:proofErr w:type="spellStart"/>
      <w:r w:rsidR="00F83405">
        <w:rPr>
          <w:lang w:eastAsia="en-GB"/>
        </w:rPr>
        <w:t>sysdate</w:t>
      </w:r>
      <w:proofErr w:type="spellEnd"/>
      <w:r w:rsidR="00F83405">
        <w:rPr>
          <w:lang w:eastAsia="en-GB"/>
        </w:rPr>
        <w:t>.</w:t>
      </w:r>
    </w:p>
    <w:p w14:paraId="1E855B31" w14:textId="72227583" w:rsidR="00F83405" w:rsidRDefault="00622542" w:rsidP="00D23D60">
      <w:pPr>
        <w:rPr>
          <w:lang w:eastAsia="en-GB"/>
        </w:rPr>
      </w:pPr>
      <w:r>
        <w:rPr>
          <w:lang w:eastAsia="en-GB"/>
        </w:rPr>
        <w:t xml:space="preserve">Tile should only bring work </w:t>
      </w:r>
      <w:r w:rsidR="00662EAA">
        <w:rPr>
          <w:lang w:eastAsia="en-GB"/>
        </w:rPr>
        <w:t>tasks</w:t>
      </w:r>
      <w:r>
        <w:rPr>
          <w:lang w:eastAsia="en-GB"/>
        </w:rPr>
        <w:t xml:space="preserve"> in the following statuses: </w:t>
      </w:r>
      <w:r w:rsidR="00662EAA" w:rsidRPr="00D23D60">
        <w:rPr>
          <w:lang w:eastAsia="en-GB"/>
        </w:rPr>
        <w:t>New, Under Preparation, Prepared, Released, Work Started</w:t>
      </w:r>
      <w:r w:rsidR="003F3224">
        <w:rPr>
          <w:lang w:eastAsia="en-GB"/>
        </w:rPr>
        <w:t>.</w:t>
      </w:r>
    </w:p>
    <w:p w14:paraId="1D8E114C" w14:textId="03C35ABF" w:rsidR="003F3224" w:rsidRDefault="003F3224" w:rsidP="00D23D60">
      <w:pPr>
        <w:rPr>
          <w:lang w:eastAsia="en-GB"/>
        </w:rPr>
      </w:pPr>
      <w:r>
        <w:rPr>
          <w:noProof/>
          <w:lang w:eastAsia="en-GB"/>
        </w:rPr>
        <mc:AlternateContent>
          <mc:Choice Requires="wps">
            <w:drawing>
              <wp:anchor distT="0" distB="0" distL="114300" distR="114300" simplePos="0" relativeHeight="251662336" behindDoc="0" locked="0" layoutInCell="1" allowOverlap="1" wp14:anchorId="787CFE6A" wp14:editId="738E8684">
                <wp:simplePos x="0" y="0"/>
                <wp:positionH relativeFrom="column">
                  <wp:posOffset>4637314</wp:posOffset>
                </wp:positionH>
                <wp:positionV relativeFrom="paragraph">
                  <wp:posOffset>602803</wp:posOffset>
                </wp:positionV>
                <wp:extent cx="351693" cy="391886"/>
                <wp:effectExtent l="0" t="0" r="10795" b="27305"/>
                <wp:wrapNone/>
                <wp:docPr id="7" name="Rectangle 7"/>
                <wp:cNvGraphicFramePr/>
                <a:graphic xmlns:a="http://schemas.openxmlformats.org/drawingml/2006/main">
                  <a:graphicData uri="http://schemas.microsoft.com/office/word/2010/wordprocessingShape">
                    <wps:wsp>
                      <wps:cNvSpPr/>
                      <wps:spPr>
                        <a:xfrm>
                          <a:off x="0" y="0"/>
                          <a:ext cx="351693" cy="3918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BE9384" id="Rectangle 7" o:spid="_x0000_s1026" style="position:absolute;margin-left:365.15pt;margin-top:47.45pt;width:27.7pt;height:30.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" filled="f" strokecolor="red" strokeweight="1pt"/>
            </w:pict>
          </mc:Fallback>
        </mc:AlternateContent>
      </w:r>
      <w:r>
        <w:rPr>
          <w:noProof/>
          <w:lang w:eastAsia="en-GB"/>
        </w:rPr>
        <mc:AlternateContent>
          <mc:Choice Requires="wps">
            <w:drawing>
              <wp:anchor distT="0" distB="0" distL="114300" distR="114300" simplePos="0" relativeHeight="251661312" behindDoc="0" locked="0" layoutInCell="1" allowOverlap="1" wp14:anchorId="7A8FD0C2" wp14:editId="690916CC">
                <wp:simplePos x="0" y="0"/>
                <wp:positionH relativeFrom="column">
                  <wp:posOffset>1195754</wp:posOffset>
                </wp:positionH>
                <wp:positionV relativeFrom="paragraph">
                  <wp:posOffset>602803</wp:posOffset>
                </wp:positionV>
                <wp:extent cx="316523" cy="351693"/>
                <wp:effectExtent l="0" t="0" r="26670" b="10795"/>
                <wp:wrapNone/>
                <wp:docPr id="6" name="Rectangle 6"/>
                <wp:cNvGraphicFramePr/>
                <a:graphic xmlns:a="http://schemas.openxmlformats.org/drawingml/2006/main">
                  <a:graphicData uri="http://schemas.microsoft.com/office/word/2010/wordprocessingShape">
                    <wps:wsp>
                      <wps:cNvSpPr/>
                      <wps:spPr>
                        <a:xfrm>
                          <a:off x="0" y="0"/>
                          <a:ext cx="316523" cy="3516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343E5A" id="Rectangle 6" o:spid="_x0000_s1026" style="position:absolute;margin-left:94.15pt;margin-top:47.45pt;width:24.9pt;height:27.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" filled="f" strokecolor="red" strokeweight="1pt"/>
            </w:pict>
          </mc:Fallback>
        </mc:AlternateContent>
      </w:r>
      <w:r>
        <w:rPr>
          <w:noProof/>
          <w:lang w:eastAsia="en-GB"/>
        </w:rPr>
        <w:drawing>
          <wp:inline distT="0" distB="0" distL="0" distR="0" wp14:anchorId="708BEFDF" wp14:editId="47CCAA15">
            <wp:extent cx="5076293" cy="1055077"/>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7CB2F6.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98269" cy="1059644"/>
                    </a:xfrm>
                    <a:prstGeom prst="rect">
                      <a:avLst/>
                    </a:prstGeom>
                  </pic:spPr>
                </pic:pic>
              </a:graphicData>
            </a:graphic>
          </wp:inline>
        </w:drawing>
      </w:r>
    </w:p>
    <w:p w14:paraId="5B9E7C89" w14:textId="6A1C75D9" w:rsidR="00662EAA" w:rsidRDefault="00662EAA" w:rsidP="00D23D60">
      <w:pPr>
        <w:rPr>
          <w:lang w:eastAsia="en-GB"/>
        </w:rPr>
      </w:pPr>
    </w:p>
    <w:p w14:paraId="60E1FD1E" w14:textId="77777777" w:rsidR="00662EAA" w:rsidRPr="00D23D60" w:rsidRDefault="00662EAA" w:rsidP="00D23D60">
      <w:pPr>
        <w:rPr>
          <w:lang w:eastAsia="en-GB"/>
        </w:rPr>
      </w:pPr>
    </w:p>
    <w:p w14:paraId="278580AF" w14:textId="6BC98494" w:rsidR="0010249A" w:rsidRDefault="0010249A" w:rsidP="0010249A">
      <w:pPr>
        <w:pStyle w:val="Heading3"/>
      </w:pPr>
      <w:r>
        <w:t>% completed tasks within SLA</w:t>
      </w:r>
    </w:p>
    <w:p w14:paraId="2CF004AC" w14:textId="5B0D0D83" w:rsidR="009412BF" w:rsidRDefault="00404961" w:rsidP="009412BF">
      <w:pPr>
        <w:rPr>
          <w:lang w:eastAsia="en-GB"/>
        </w:rPr>
      </w:pPr>
      <w:r>
        <w:rPr>
          <w:lang w:eastAsia="en-GB"/>
        </w:rPr>
        <w:t xml:space="preserve">We need a pie chart which will show the % of the </w:t>
      </w:r>
      <w:commentRangeStart w:id="1"/>
      <w:r>
        <w:rPr>
          <w:lang w:eastAsia="en-GB"/>
        </w:rPr>
        <w:t xml:space="preserve">work tasks completed </w:t>
      </w:r>
      <w:commentRangeEnd w:id="1"/>
      <w:r w:rsidR="00D66A27">
        <w:rPr>
          <w:rStyle w:val="CommentReference"/>
        </w:rPr>
        <w:commentReference w:id="1"/>
      </w:r>
      <w:r>
        <w:rPr>
          <w:lang w:eastAsia="en-GB"/>
        </w:rPr>
        <w:t>within SLA and the ones which are completed outside SLA.</w:t>
      </w:r>
      <w:r w:rsidR="00BF52CD">
        <w:rPr>
          <w:lang w:eastAsia="en-GB"/>
        </w:rPr>
        <w:t xml:space="preserve"> If possible, when user </w:t>
      </w:r>
      <w:r w:rsidR="00305A8F">
        <w:rPr>
          <w:lang w:eastAsia="en-GB"/>
        </w:rPr>
        <w:t xml:space="preserve">put the </w:t>
      </w:r>
      <w:r w:rsidR="00AA1470">
        <w:rPr>
          <w:lang w:eastAsia="en-GB"/>
        </w:rPr>
        <w:t>cursor</w:t>
      </w:r>
      <w:r w:rsidR="00305A8F">
        <w:rPr>
          <w:lang w:eastAsia="en-GB"/>
        </w:rPr>
        <w:t xml:space="preserve"> on the pie chart i</w:t>
      </w:r>
      <w:r w:rsidR="00CA3473">
        <w:rPr>
          <w:lang w:eastAsia="en-GB"/>
        </w:rPr>
        <w:t>t</w:t>
      </w:r>
      <w:r w:rsidR="00305A8F">
        <w:rPr>
          <w:lang w:eastAsia="en-GB"/>
        </w:rPr>
        <w:t xml:space="preserve"> should show the count of the work </w:t>
      </w:r>
      <w:r w:rsidR="00AA1470">
        <w:rPr>
          <w:lang w:eastAsia="en-GB"/>
        </w:rPr>
        <w:t>tasks.</w:t>
      </w:r>
    </w:p>
    <w:p w14:paraId="0F473070" w14:textId="67278DA9" w:rsidR="00AA1470" w:rsidRDefault="00AA1470" w:rsidP="009412BF">
      <w:pPr>
        <w:rPr>
          <w:lang w:eastAsia="en-GB"/>
        </w:rPr>
      </w:pPr>
      <w:r>
        <w:rPr>
          <w:lang w:eastAsia="en-GB"/>
        </w:rPr>
        <w:t xml:space="preserve">The logic should check the Actual Finish date of the task and compare </w:t>
      </w:r>
      <w:r w:rsidR="00361496">
        <w:rPr>
          <w:lang w:eastAsia="en-GB"/>
        </w:rPr>
        <w:t xml:space="preserve">it with the </w:t>
      </w:r>
      <w:commentRangeStart w:id="2"/>
      <w:r w:rsidR="00361496">
        <w:rPr>
          <w:lang w:eastAsia="en-GB"/>
        </w:rPr>
        <w:t>Tunstall SLA</w:t>
      </w:r>
      <w:commentRangeEnd w:id="2"/>
      <w:r w:rsidR="00D66A27">
        <w:rPr>
          <w:rStyle w:val="CommentReference"/>
        </w:rPr>
        <w:commentReference w:id="2"/>
      </w:r>
      <w:r w:rsidR="00361496">
        <w:rPr>
          <w:lang w:eastAsia="en-GB"/>
        </w:rPr>
        <w:t>.</w:t>
      </w:r>
      <w:r w:rsidR="00101DD9">
        <w:rPr>
          <w:lang w:eastAsia="en-GB"/>
        </w:rPr>
        <w:t xml:space="preserve"> If </w:t>
      </w:r>
      <w:commentRangeStart w:id="3"/>
      <w:r w:rsidR="00101DD9">
        <w:rPr>
          <w:lang w:eastAsia="en-GB"/>
        </w:rPr>
        <w:t xml:space="preserve">Tunstall SLA &gt; Actual Finish </w:t>
      </w:r>
      <w:commentRangeEnd w:id="3"/>
      <w:r w:rsidR="00D66A27">
        <w:rPr>
          <w:rStyle w:val="CommentReference"/>
        </w:rPr>
        <w:commentReference w:id="3"/>
      </w:r>
      <w:r w:rsidR="00101DD9">
        <w:rPr>
          <w:lang w:eastAsia="en-GB"/>
        </w:rPr>
        <w:t>then bring as within SLA</w:t>
      </w:r>
      <w:r w:rsidR="00CA4895">
        <w:rPr>
          <w:lang w:eastAsia="en-GB"/>
        </w:rPr>
        <w:t>; If Tunstall SLA &lt; Actual Finish then bring as failed SLA.</w:t>
      </w:r>
    </w:p>
    <w:p w14:paraId="3DA11DBE" w14:textId="56B1D159" w:rsidR="00361496" w:rsidRPr="009412BF" w:rsidRDefault="002C14B1" w:rsidP="009412BF">
      <w:pPr>
        <w:rPr>
          <w:lang w:eastAsia="en-GB"/>
        </w:rPr>
      </w:pPr>
      <w:r>
        <w:rPr>
          <w:noProof/>
          <w:lang w:eastAsia="en-GB"/>
        </w:rPr>
        <mc:AlternateContent>
          <mc:Choice Requires="wps">
            <w:drawing>
              <wp:anchor distT="0" distB="0" distL="114300" distR="114300" simplePos="0" relativeHeight="251664384" behindDoc="0" locked="0" layoutInCell="1" allowOverlap="1" wp14:anchorId="7EB91693" wp14:editId="4489460F">
                <wp:simplePos x="0" y="0"/>
                <wp:positionH relativeFrom="column">
                  <wp:posOffset>5355771</wp:posOffset>
                </wp:positionH>
                <wp:positionV relativeFrom="paragraph">
                  <wp:posOffset>564020</wp:posOffset>
                </wp:positionV>
                <wp:extent cx="391886" cy="271305"/>
                <wp:effectExtent l="0" t="0" r="27305" b="14605"/>
                <wp:wrapNone/>
                <wp:docPr id="11" name="Rectangle 11"/>
                <wp:cNvGraphicFramePr/>
                <a:graphic xmlns:a="http://schemas.openxmlformats.org/drawingml/2006/main">
                  <a:graphicData uri="http://schemas.microsoft.com/office/word/2010/wordprocessingShape">
                    <wps:wsp>
                      <wps:cNvSpPr/>
                      <wps:spPr>
                        <a:xfrm>
                          <a:off x="0" y="0"/>
                          <a:ext cx="391886" cy="2713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AA1E60" id="Rectangle 11" o:spid="_x0000_s1026" style="position:absolute;margin-left:421.7pt;margin-top:44.4pt;width:30.85pt;height:21.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" filled="f" strokecolor="red" strokeweight="1pt"/>
            </w:pict>
          </mc:Fallback>
        </mc:AlternateContent>
      </w:r>
      <w:r>
        <w:rPr>
          <w:noProof/>
          <w:lang w:eastAsia="en-GB"/>
        </w:rPr>
        <mc:AlternateContent>
          <mc:Choice Requires="wps">
            <w:drawing>
              <wp:anchor distT="0" distB="0" distL="114300" distR="114300" simplePos="0" relativeHeight="251663360" behindDoc="0" locked="0" layoutInCell="1" allowOverlap="1" wp14:anchorId="27BE8FD3" wp14:editId="30A961AD">
                <wp:simplePos x="0" y="0"/>
                <wp:positionH relativeFrom="column">
                  <wp:posOffset>266281</wp:posOffset>
                </wp:positionH>
                <wp:positionV relativeFrom="paragraph">
                  <wp:posOffset>574068</wp:posOffset>
                </wp:positionV>
                <wp:extent cx="291403" cy="236136"/>
                <wp:effectExtent l="0" t="0" r="13970" b="12065"/>
                <wp:wrapNone/>
                <wp:docPr id="10" name="Rectangle 10"/>
                <wp:cNvGraphicFramePr/>
                <a:graphic xmlns:a="http://schemas.openxmlformats.org/drawingml/2006/main">
                  <a:graphicData uri="http://schemas.microsoft.com/office/word/2010/wordprocessingShape">
                    <wps:wsp>
                      <wps:cNvSpPr/>
                      <wps:spPr>
                        <a:xfrm>
                          <a:off x="0" y="0"/>
                          <a:ext cx="291403" cy="23613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7FC5FE" id="Rectangle 10" o:spid="_x0000_s1026" style="position:absolute;margin-left:20.95pt;margin-top:45.2pt;width:22.95pt;height:18.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" filled="f" strokecolor="red" strokeweight="1pt"/>
            </w:pict>
          </mc:Fallback>
        </mc:AlternateContent>
      </w:r>
      <w:r>
        <w:rPr>
          <w:noProof/>
          <w:lang w:eastAsia="en-GB"/>
        </w:rPr>
        <w:drawing>
          <wp:inline distT="0" distB="0" distL="0" distR="0" wp14:anchorId="4CD6BD01" wp14:editId="5B4EAC7F">
            <wp:extent cx="5731510" cy="906145"/>
            <wp:effectExtent l="0" t="0" r="2540" b="825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7CEBD7.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906145"/>
                    </a:xfrm>
                    <a:prstGeom prst="rect">
                      <a:avLst/>
                    </a:prstGeom>
                  </pic:spPr>
                </pic:pic>
              </a:graphicData>
            </a:graphic>
          </wp:inline>
        </w:drawing>
      </w:r>
    </w:p>
    <w:p w14:paraId="47A68879" w14:textId="77777777" w:rsidR="0010249A" w:rsidRDefault="0010249A" w:rsidP="0010249A">
      <w:pPr>
        <w:pStyle w:val="Heading3"/>
      </w:pPr>
      <w:r>
        <w:t>WO about to breach the SLA</w:t>
      </w:r>
    </w:p>
    <w:p w14:paraId="7A6B663C" w14:textId="614CB415" w:rsidR="0010249A" w:rsidRDefault="00B91C7C" w:rsidP="0010249A">
      <w:r>
        <w:t xml:space="preserve">We need a tile which </w:t>
      </w:r>
      <w:r w:rsidR="00D4028E">
        <w:t xml:space="preserve">will count the number of the work tasks about to breach the SLA. The logic should check </w:t>
      </w:r>
      <w:r w:rsidR="00DB133D">
        <w:t xml:space="preserve">the Tunstall SLA field and if the </w:t>
      </w:r>
      <w:proofErr w:type="spellStart"/>
      <w:r w:rsidR="00DB133D">
        <w:t>sysdate</w:t>
      </w:r>
      <w:proofErr w:type="spellEnd"/>
      <w:r w:rsidR="00DB133D">
        <w:t xml:space="preserve"> is within 24h of the SLA date then bring these tasks to the lobby.</w:t>
      </w:r>
      <w:r w:rsidR="00F704B4">
        <w:t xml:space="preserve"> For example, if today is 08/01/21 and </w:t>
      </w:r>
      <w:r w:rsidR="000E3830">
        <w:t xml:space="preserve">Tunstall SLA shows 09/01/21 the task </w:t>
      </w:r>
      <w:r w:rsidR="000E3830">
        <w:lastRenderedPageBreak/>
        <w:t>should appear on the lobby.</w:t>
      </w:r>
      <w:r w:rsidR="00753D10">
        <w:t xml:space="preserve"> If </w:t>
      </w:r>
      <w:r w:rsidR="00B078FA">
        <w:t>today is 08/01/21 and Tunstall SLA is 12/01/21 then lobby should ignore this record.</w:t>
      </w:r>
    </w:p>
    <w:p w14:paraId="120C192C" w14:textId="38D68FD6" w:rsidR="000E3830" w:rsidRDefault="000E3830" w:rsidP="0010249A">
      <w:pPr>
        <w:rPr>
          <w:lang w:eastAsia="en-GB"/>
        </w:rPr>
      </w:pPr>
      <w:r>
        <w:rPr>
          <w:lang w:eastAsia="en-GB"/>
        </w:rPr>
        <w:t xml:space="preserve">Tiles should only bring work tasks in the following statuses: </w:t>
      </w:r>
      <w:r w:rsidRPr="00D23D60">
        <w:rPr>
          <w:lang w:eastAsia="en-GB"/>
        </w:rPr>
        <w:t>New, Under Preparation, Prepared, Released, Work Started</w:t>
      </w:r>
      <w:r>
        <w:rPr>
          <w:lang w:eastAsia="en-GB"/>
        </w:rPr>
        <w:t>.</w:t>
      </w:r>
    </w:p>
    <w:p w14:paraId="79B59474" w14:textId="0AE50706" w:rsidR="000E3830" w:rsidRDefault="000E3830" w:rsidP="0010249A">
      <w:r>
        <w:rPr>
          <w:noProof/>
          <w:lang w:eastAsia="en-GB"/>
        </w:rPr>
        <mc:AlternateContent>
          <mc:Choice Requires="wps">
            <w:drawing>
              <wp:anchor distT="0" distB="0" distL="114300" distR="114300" simplePos="0" relativeHeight="251666432" behindDoc="0" locked="0" layoutInCell="1" allowOverlap="1" wp14:anchorId="38B22E63" wp14:editId="3659838E">
                <wp:simplePos x="0" y="0"/>
                <wp:positionH relativeFrom="column">
                  <wp:posOffset>4406202</wp:posOffset>
                </wp:positionH>
                <wp:positionV relativeFrom="paragraph">
                  <wp:posOffset>552659</wp:posOffset>
                </wp:positionV>
                <wp:extent cx="346668" cy="401934"/>
                <wp:effectExtent l="0" t="0" r="15875" b="17780"/>
                <wp:wrapNone/>
                <wp:docPr id="14" name="Rectangle 14"/>
                <wp:cNvGraphicFramePr/>
                <a:graphic xmlns:a="http://schemas.openxmlformats.org/drawingml/2006/main">
                  <a:graphicData uri="http://schemas.microsoft.com/office/word/2010/wordprocessingShape">
                    <wps:wsp>
                      <wps:cNvSpPr/>
                      <wps:spPr>
                        <a:xfrm>
                          <a:off x="0" y="0"/>
                          <a:ext cx="346668" cy="4019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2683D1" id="Rectangle 14" o:spid="_x0000_s1026" style="position:absolute;margin-left:346.95pt;margin-top:43.5pt;width:27.3pt;height:31.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" filled="f" strokecolor="red" strokeweight="1pt"/>
            </w:pict>
          </mc:Fallback>
        </mc:AlternateContent>
      </w:r>
      <w:r>
        <w:rPr>
          <w:noProof/>
          <w:lang w:eastAsia="en-GB"/>
        </w:rPr>
        <mc:AlternateContent>
          <mc:Choice Requires="wps">
            <w:drawing>
              <wp:anchor distT="0" distB="0" distL="114300" distR="114300" simplePos="0" relativeHeight="251665408" behindDoc="0" locked="0" layoutInCell="1" allowOverlap="1" wp14:anchorId="2334E8F8" wp14:editId="485ED157">
                <wp:simplePos x="0" y="0"/>
                <wp:positionH relativeFrom="column">
                  <wp:posOffset>1115367</wp:posOffset>
                </wp:positionH>
                <wp:positionV relativeFrom="paragraph">
                  <wp:posOffset>572756</wp:posOffset>
                </wp:positionV>
                <wp:extent cx="301451" cy="356717"/>
                <wp:effectExtent l="0" t="0" r="22860" b="24765"/>
                <wp:wrapNone/>
                <wp:docPr id="13" name="Rectangle 13"/>
                <wp:cNvGraphicFramePr/>
                <a:graphic xmlns:a="http://schemas.openxmlformats.org/drawingml/2006/main">
                  <a:graphicData uri="http://schemas.microsoft.com/office/word/2010/wordprocessingShape">
                    <wps:wsp>
                      <wps:cNvSpPr/>
                      <wps:spPr>
                        <a:xfrm>
                          <a:off x="0" y="0"/>
                          <a:ext cx="301451" cy="3567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45C083" id="Rectangle 13" o:spid="_x0000_s1026" style="position:absolute;margin-left:87.8pt;margin-top:45.1pt;width:23.75pt;height:28.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" filled="f" strokecolor="red" strokeweight="1pt"/>
            </w:pict>
          </mc:Fallback>
        </mc:AlternateContent>
      </w:r>
      <w:r>
        <w:rPr>
          <w:noProof/>
          <w:lang w:eastAsia="en-GB"/>
        </w:rPr>
        <w:drawing>
          <wp:inline distT="0" distB="0" distL="0" distR="0" wp14:anchorId="34BB63E8" wp14:editId="726F4D14">
            <wp:extent cx="4834566" cy="1004835"/>
            <wp:effectExtent l="0" t="0" r="4445" b="508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7CB2F6.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94444" cy="1017280"/>
                    </a:xfrm>
                    <a:prstGeom prst="rect">
                      <a:avLst/>
                    </a:prstGeom>
                  </pic:spPr>
                </pic:pic>
              </a:graphicData>
            </a:graphic>
          </wp:inline>
        </w:drawing>
      </w:r>
    </w:p>
    <w:p w14:paraId="0F4B245C" w14:textId="4E5AEB9F" w:rsidR="00DB1802" w:rsidRDefault="00DB1802" w:rsidP="0010249A">
      <w:commentRangeStart w:id="4"/>
      <w:r>
        <w:t xml:space="preserve"> </w:t>
      </w:r>
      <w:commentRangeEnd w:id="4"/>
      <w:r>
        <w:rPr>
          <w:rStyle w:val="CommentReference"/>
        </w:rPr>
        <w:commentReference w:id="4"/>
      </w:r>
    </w:p>
    <w:p w14:paraId="1388484D" w14:textId="4AE897E9" w:rsidR="00D739C0" w:rsidRPr="00710813" w:rsidRDefault="00D739C0" w:rsidP="00D739C0">
      <w:pPr>
        <w:pStyle w:val="Heading3"/>
        <w:rPr>
          <w:highlight w:val="yellow"/>
        </w:rPr>
      </w:pPr>
      <w:r w:rsidRPr="00710813">
        <w:rPr>
          <w:highlight w:val="yellow"/>
        </w:rPr>
        <w:t xml:space="preserve">Completed </w:t>
      </w:r>
      <w:r w:rsidR="00867338" w:rsidRPr="00710813">
        <w:rPr>
          <w:highlight w:val="yellow"/>
        </w:rPr>
        <w:t>Dei</w:t>
      </w:r>
      <w:r w:rsidRPr="00710813">
        <w:rPr>
          <w:highlight w:val="yellow"/>
        </w:rPr>
        <w:t>nstalls</w:t>
      </w:r>
    </w:p>
    <w:p w14:paraId="035A236A" w14:textId="7C77DD3B" w:rsidR="00D739C0" w:rsidRPr="00710813" w:rsidRDefault="00867338" w:rsidP="00D739C0">
      <w:pPr>
        <w:rPr>
          <w:highlight w:val="yellow"/>
          <w:lang w:eastAsia="en-GB"/>
        </w:rPr>
      </w:pPr>
      <w:r w:rsidRPr="00710813">
        <w:rPr>
          <w:highlight w:val="yellow"/>
          <w:lang w:eastAsia="en-GB"/>
        </w:rPr>
        <w:t xml:space="preserve">We need a lobby which would bring all work orders where work type = </w:t>
      </w:r>
      <w:r w:rsidR="00EE467D" w:rsidRPr="00710813">
        <w:rPr>
          <w:highlight w:val="yellow"/>
          <w:lang w:eastAsia="en-GB"/>
        </w:rPr>
        <w:t xml:space="preserve">TCD or </w:t>
      </w:r>
      <w:r w:rsidR="00954D15" w:rsidRPr="00710813">
        <w:rPr>
          <w:highlight w:val="yellow"/>
          <w:lang w:eastAsia="en-GB"/>
        </w:rPr>
        <w:t xml:space="preserve">THD and status of the work order = </w:t>
      </w:r>
      <w:proofErr w:type="spellStart"/>
      <w:r w:rsidR="00954D15" w:rsidRPr="00710813">
        <w:rPr>
          <w:highlight w:val="yellow"/>
          <w:lang w:eastAsia="en-GB"/>
        </w:rPr>
        <w:t>WorkDone</w:t>
      </w:r>
      <w:proofErr w:type="spellEnd"/>
      <w:r w:rsidR="00954D15" w:rsidRPr="00710813">
        <w:rPr>
          <w:highlight w:val="yellow"/>
          <w:lang w:eastAsia="en-GB"/>
        </w:rPr>
        <w:t xml:space="preserve"> or Reported.</w:t>
      </w:r>
    </w:p>
    <w:p w14:paraId="1D6F0D62" w14:textId="7EA56DC2" w:rsidR="00954D15" w:rsidRPr="00710813" w:rsidRDefault="002F2997" w:rsidP="00D739C0">
      <w:pPr>
        <w:rPr>
          <w:highlight w:val="yellow"/>
          <w:lang w:eastAsia="en-GB"/>
        </w:rPr>
      </w:pPr>
      <w:r w:rsidRPr="00710813">
        <w:rPr>
          <w:noProof/>
          <w:highlight w:val="yellow"/>
          <w:lang w:eastAsia="en-GB"/>
        </w:rPr>
        <mc:AlternateContent>
          <mc:Choice Requires="wps">
            <w:drawing>
              <wp:anchor distT="0" distB="0" distL="114300" distR="114300" simplePos="0" relativeHeight="251668480" behindDoc="0" locked="0" layoutInCell="1" allowOverlap="1" wp14:anchorId="2B70B319" wp14:editId="631B907C">
                <wp:simplePos x="0" y="0"/>
                <wp:positionH relativeFrom="column">
                  <wp:posOffset>322418</wp:posOffset>
                </wp:positionH>
                <wp:positionV relativeFrom="paragraph">
                  <wp:posOffset>1206507</wp:posOffset>
                </wp:positionV>
                <wp:extent cx="702979" cy="179709"/>
                <wp:effectExtent l="0" t="0" r="20955" b="10795"/>
                <wp:wrapNone/>
                <wp:docPr id="16" name="Rectangle 16"/>
                <wp:cNvGraphicFramePr/>
                <a:graphic xmlns:a="http://schemas.openxmlformats.org/drawingml/2006/main">
                  <a:graphicData uri="http://schemas.microsoft.com/office/word/2010/wordprocessingShape">
                    <wps:wsp>
                      <wps:cNvSpPr/>
                      <wps:spPr>
                        <a:xfrm>
                          <a:off x="0" y="0"/>
                          <a:ext cx="702979" cy="1797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113304" id="Rectangle 16" o:spid="_x0000_s1026" style="position:absolute;margin-left:25.4pt;margin-top:95pt;width:55.35pt;height:14.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" filled="f" strokecolor="red" strokeweight="1pt"/>
            </w:pict>
          </mc:Fallback>
        </mc:AlternateContent>
      </w:r>
      <w:r w:rsidRPr="00710813">
        <w:rPr>
          <w:noProof/>
          <w:highlight w:val="yellow"/>
          <w:lang w:eastAsia="en-GB"/>
        </w:rPr>
        <mc:AlternateContent>
          <mc:Choice Requires="wps">
            <w:drawing>
              <wp:anchor distT="0" distB="0" distL="114300" distR="114300" simplePos="0" relativeHeight="251667456" behindDoc="0" locked="0" layoutInCell="1" allowOverlap="1" wp14:anchorId="17495D88" wp14:editId="54CEEBC7">
                <wp:simplePos x="0" y="0"/>
                <wp:positionH relativeFrom="column">
                  <wp:posOffset>2859482</wp:posOffset>
                </wp:positionH>
                <wp:positionV relativeFrom="paragraph">
                  <wp:posOffset>297393</wp:posOffset>
                </wp:positionV>
                <wp:extent cx="496842" cy="280134"/>
                <wp:effectExtent l="0" t="0" r="17780" b="24765"/>
                <wp:wrapNone/>
                <wp:docPr id="15" name="Rectangle 15"/>
                <wp:cNvGraphicFramePr/>
                <a:graphic xmlns:a="http://schemas.openxmlformats.org/drawingml/2006/main">
                  <a:graphicData uri="http://schemas.microsoft.com/office/word/2010/wordprocessingShape">
                    <wps:wsp>
                      <wps:cNvSpPr/>
                      <wps:spPr>
                        <a:xfrm>
                          <a:off x="0" y="0"/>
                          <a:ext cx="496842" cy="2801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D5D2FD" id="Rectangle 15" o:spid="_x0000_s1026" style="position:absolute;margin-left:225.15pt;margin-top:23.4pt;width:39.1pt;height:22.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" filled="f" strokecolor="red" strokeweight="1pt"/>
            </w:pict>
          </mc:Fallback>
        </mc:AlternateContent>
      </w:r>
      <w:r w:rsidRPr="00710813">
        <w:rPr>
          <w:noProof/>
          <w:highlight w:val="yellow"/>
          <w:lang w:eastAsia="en-GB"/>
        </w:rPr>
        <w:drawing>
          <wp:inline distT="0" distB="0" distL="0" distR="0" wp14:anchorId="170FEEB9" wp14:editId="43B08F56">
            <wp:extent cx="4044500" cy="1448241"/>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62074" cy="1454534"/>
                    </a:xfrm>
                    <a:prstGeom prst="rect">
                      <a:avLst/>
                    </a:prstGeom>
                  </pic:spPr>
                </pic:pic>
              </a:graphicData>
            </a:graphic>
          </wp:inline>
        </w:drawing>
      </w:r>
    </w:p>
    <w:p w14:paraId="001D2DF6" w14:textId="5818A0D5" w:rsidR="00D739C0" w:rsidRPr="00710813" w:rsidRDefault="00D739C0" w:rsidP="00D739C0">
      <w:pPr>
        <w:pStyle w:val="Heading3"/>
        <w:rPr>
          <w:highlight w:val="yellow"/>
        </w:rPr>
      </w:pPr>
      <w:r w:rsidRPr="00710813">
        <w:rPr>
          <w:highlight w:val="yellow"/>
        </w:rPr>
        <w:t>Completed Installs</w:t>
      </w:r>
    </w:p>
    <w:p w14:paraId="43DEE764" w14:textId="21F05236" w:rsidR="00867338" w:rsidRPr="00710813" w:rsidRDefault="007D69D8" w:rsidP="00867338">
      <w:pPr>
        <w:rPr>
          <w:highlight w:val="yellow"/>
          <w:lang w:eastAsia="en-GB"/>
        </w:rPr>
      </w:pPr>
      <w:r w:rsidRPr="00710813">
        <w:rPr>
          <w:highlight w:val="yellow"/>
          <w:lang w:eastAsia="en-GB"/>
        </w:rPr>
        <w:t xml:space="preserve">We need a lobby which would bring all work orders where work type = </w:t>
      </w:r>
      <w:r w:rsidR="00B914B6" w:rsidRPr="00710813">
        <w:rPr>
          <w:highlight w:val="yellow"/>
          <w:lang w:eastAsia="en-GB"/>
        </w:rPr>
        <w:t xml:space="preserve">TCI_URGENT, TCI_NON_URGENT, THI_URGENT or THI_NON_URGENT </w:t>
      </w:r>
      <w:r w:rsidRPr="00710813">
        <w:rPr>
          <w:highlight w:val="yellow"/>
          <w:lang w:eastAsia="en-GB"/>
        </w:rPr>
        <w:t xml:space="preserve">and status of the work order = </w:t>
      </w:r>
      <w:proofErr w:type="spellStart"/>
      <w:r w:rsidRPr="00710813">
        <w:rPr>
          <w:highlight w:val="yellow"/>
          <w:lang w:eastAsia="en-GB"/>
        </w:rPr>
        <w:t>WorkDone</w:t>
      </w:r>
      <w:proofErr w:type="spellEnd"/>
      <w:r w:rsidRPr="00710813">
        <w:rPr>
          <w:highlight w:val="yellow"/>
          <w:lang w:eastAsia="en-GB"/>
        </w:rPr>
        <w:t xml:space="preserve"> or Reported.</w:t>
      </w:r>
    </w:p>
    <w:p w14:paraId="1B8E9F83" w14:textId="77777777" w:rsidR="00B914B6" w:rsidRPr="00710813" w:rsidRDefault="00B914B6" w:rsidP="00867338">
      <w:pPr>
        <w:rPr>
          <w:highlight w:val="yellow"/>
          <w:lang w:eastAsia="en-GB"/>
        </w:rPr>
      </w:pPr>
    </w:p>
    <w:p w14:paraId="49D2DCAC" w14:textId="64B0A25D" w:rsidR="00867338" w:rsidRPr="00710813" w:rsidRDefault="00867338" w:rsidP="00867338">
      <w:pPr>
        <w:pStyle w:val="Heading3"/>
        <w:rPr>
          <w:highlight w:val="yellow"/>
        </w:rPr>
      </w:pPr>
      <w:r w:rsidRPr="00710813">
        <w:rPr>
          <w:highlight w:val="yellow"/>
        </w:rPr>
        <w:t>Completed Change Requests</w:t>
      </w:r>
    </w:p>
    <w:p w14:paraId="68F98995" w14:textId="04115FFF" w:rsidR="003A435E" w:rsidRDefault="00FB5A6C" w:rsidP="003A435E">
      <w:pPr>
        <w:rPr>
          <w:lang w:eastAsia="en-GB"/>
        </w:rPr>
      </w:pPr>
      <w:r w:rsidRPr="00710813">
        <w:rPr>
          <w:highlight w:val="yellow"/>
        </w:rPr>
        <w:t xml:space="preserve"> </w:t>
      </w:r>
      <w:r w:rsidR="007D69D8" w:rsidRPr="00710813">
        <w:rPr>
          <w:highlight w:val="yellow"/>
          <w:lang w:eastAsia="en-GB"/>
        </w:rPr>
        <w:t>We need a lobby which would bring all work orders where work type =</w:t>
      </w:r>
      <w:r w:rsidR="00D64492" w:rsidRPr="00710813">
        <w:rPr>
          <w:highlight w:val="yellow"/>
          <w:lang w:eastAsia="en-GB"/>
        </w:rPr>
        <w:t xml:space="preserve"> </w:t>
      </w:r>
      <w:r w:rsidR="00A8060D" w:rsidRPr="00710813">
        <w:rPr>
          <w:highlight w:val="yellow"/>
          <w:lang w:eastAsia="en-GB"/>
        </w:rPr>
        <w:t xml:space="preserve">TCR </w:t>
      </w:r>
      <w:r w:rsidR="007D69D8" w:rsidRPr="00710813">
        <w:rPr>
          <w:highlight w:val="yellow"/>
          <w:lang w:eastAsia="en-GB"/>
        </w:rPr>
        <w:t>or TH</w:t>
      </w:r>
      <w:r w:rsidR="00A8060D" w:rsidRPr="00710813">
        <w:rPr>
          <w:highlight w:val="yellow"/>
          <w:lang w:eastAsia="en-GB"/>
        </w:rPr>
        <w:t>CR</w:t>
      </w:r>
      <w:r w:rsidR="007D69D8" w:rsidRPr="00710813">
        <w:rPr>
          <w:highlight w:val="yellow"/>
          <w:lang w:eastAsia="en-GB"/>
        </w:rPr>
        <w:t xml:space="preserve"> and status of the work order = </w:t>
      </w:r>
      <w:proofErr w:type="spellStart"/>
      <w:r w:rsidR="007D69D8" w:rsidRPr="00710813">
        <w:rPr>
          <w:highlight w:val="yellow"/>
          <w:lang w:eastAsia="en-GB"/>
        </w:rPr>
        <w:t>WorkDone</w:t>
      </w:r>
      <w:proofErr w:type="spellEnd"/>
      <w:r w:rsidR="007D69D8" w:rsidRPr="00710813">
        <w:rPr>
          <w:highlight w:val="yellow"/>
          <w:lang w:eastAsia="en-GB"/>
        </w:rPr>
        <w:t xml:space="preserve"> or Reported.</w:t>
      </w:r>
    </w:p>
    <w:p w14:paraId="299C5F67" w14:textId="6F04BADF" w:rsidR="00FB17E3" w:rsidRDefault="00FB17E3" w:rsidP="003A435E">
      <w:pPr>
        <w:rPr>
          <w:lang w:eastAsia="en-GB"/>
        </w:rPr>
      </w:pPr>
    </w:p>
    <w:p w14:paraId="4AD3B036" w14:textId="77777777" w:rsidR="00FB17E3" w:rsidRDefault="00FB17E3" w:rsidP="00FB17E3">
      <w:pPr>
        <w:pStyle w:val="Heading3"/>
        <w:rPr>
          <w:highlight w:val="yellow"/>
        </w:rPr>
      </w:pPr>
      <w:r w:rsidRPr="000E523D">
        <w:rPr>
          <w:highlight w:val="yellow"/>
        </w:rPr>
        <w:t xml:space="preserve">Materials </w:t>
      </w:r>
      <w:r>
        <w:rPr>
          <w:highlight w:val="yellow"/>
        </w:rPr>
        <w:t>D</w:t>
      </w:r>
      <w:r w:rsidRPr="000E523D">
        <w:rPr>
          <w:highlight w:val="yellow"/>
        </w:rPr>
        <w:t xml:space="preserve">ependent: </w:t>
      </w:r>
      <w:r>
        <w:rPr>
          <w:highlight w:val="yellow"/>
        </w:rPr>
        <w:t>R</w:t>
      </w:r>
      <w:r w:rsidRPr="000E523D">
        <w:rPr>
          <w:highlight w:val="yellow"/>
        </w:rPr>
        <w:t xml:space="preserve">eady to </w:t>
      </w:r>
      <w:r>
        <w:rPr>
          <w:highlight w:val="yellow"/>
        </w:rPr>
        <w:t>A</w:t>
      </w:r>
      <w:r w:rsidRPr="000E523D">
        <w:rPr>
          <w:highlight w:val="yellow"/>
        </w:rPr>
        <w:t>ssign</w:t>
      </w:r>
    </w:p>
    <w:p w14:paraId="361BD997" w14:textId="77777777" w:rsidR="00FB17E3" w:rsidRDefault="00FB17E3" w:rsidP="00FB17E3">
      <w:pPr>
        <w:rPr>
          <w:highlight w:val="yellow"/>
          <w:lang w:eastAsia="en-GB"/>
        </w:rPr>
      </w:pPr>
      <w:r>
        <w:rPr>
          <w:highlight w:val="yellow"/>
          <w:lang w:eastAsia="en-GB"/>
        </w:rPr>
        <w:t>We need a tile which would count all unassigned work orders where all material requisition lines associated to the work task are reserved. The material requisition must exist for task to appear on this lobby.</w:t>
      </w:r>
    </w:p>
    <w:p w14:paraId="657744C1" w14:textId="77777777" w:rsidR="00FB17E3" w:rsidRDefault="00FB17E3" w:rsidP="00FB17E3">
      <w:pPr>
        <w:rPr>
          <w:highlight w:val="yellow"/>
          <w:lang w:eastAsia="en-GB"/>
        </w:rPr>
      </w:pPr>
      <w:r>
        <w:rPr>
          <w:highlight w:val="yellow"/>
          <w:lang w:eastAsia="en-GB"/>
        </w:rPr>
        <w:t>To identify unassigned check Work Assignments tab – it should not have records against it.</w:t>
      </w:r>
    </w:p>
    <w:p w14:paraId="2B958438" w14:textId="77777777" w:rsidR="00FB17E3" w:rsidRDefault="00FB17E3" w:rsidP="00FB17E3">
      <w:pPr>
        <w:rPr>
          <w:highlight w:val="yellow"/>
          <w:lang w:eastAsia="en-GB"/>
        </w:rPr>
      </w:pPr>
      <w:r>
        <w:rPr>
          <w:noProof/>
          <w:lang w:eastAsia="en-GB"/>
        </w:rPr>
        <w:lastRenderedPageBreak/>
        <mc:AlternateContent>
          <mc:Choice Requires="wps">
            <w:drawing>
              <wp:anchor distT="0" distB="0" distL="114300" distR="114300" simplePos="0" relativeHeight="251671552" behindDoc="0" locked="0" layoutInCell="1" allowOverlap="1" wp14:anchorId="31317A4E" wp14:editId="522DCF70">
                <wp:simplePos x="0" y="0"/>
                <wp:positionH relativeFrom="column">
                  <wp:posOffset>508883</wp:posOffset>
                </wp:positionH>
                <wp:positionV relativeFrom="paragraph">
                  <wp:posOffset>1074696</wp:posOffset>
                </wp:positionV>
                <wp:extent cx="270345" cy="135172"/>
                <wp:effectExtent l="0" t="0" r="15875" b="17780"/>
                <wp:wrapNone/>
                <wp:docPr id="96" name="Rectangle 96"/>
                <wp:cNvGraphicFramePr/>
                <a:graphic xmlns:a="http://schemas.openxmlformats.org/drawingml/2006/main">
                  <a:graphicData uri="http://schemas.microsoft.com/office/word/2010/wordprocessingShape">
                    <wps:wsp>
                      <wps:cNvSpPr/>
                      <wps:spPr>
                        <a:xfrm>
                          <a:off x="0" y="0"/>
                          <a:ext cx="270345" cy="1351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EABE9" id="Rectangle 96" o:spid="_x0000_s1026" style="position:absolute;margin-left:40.05pt;margin-top:84.6pt;width:21.3pt;height:10.6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" filled="f" strokecolor="red" strokeweight="1pt"/>
            </w:pict>
          </mc:Fallback>
        </mc:AlternateContent>
      </w:r>
      <w:r>
        <w:rPr>
          <w:noProof/>
          <w:lang w:eastAsia="en-GB"/>
        </w:rPr>
        <mc:AlternateContent>
          <mc:Choice Requires="wps">
            <w:drawing>
              <wp:anchor distT="0" distB="0" distL="114300" distR="114300" simplePos="0" relativeHeight="251670528" behindDoc="0" locked="0" layoutInCell="1" allowOverlap="1" wp14:anchorId="427BD201" wp14:editId="233453CC">
                <wp:simplePos x="0" y="0"/>
                <wp:positionH relativeFrom="column">
                  <wp:posOffset>381414</wp:posOffset>
                </wp:positionH>
                <wp:positionV relativeFrom="paragraph">
                  <wp:posOffset>2076450</wp:posOffset>
                </wp:positionV>
                <wp:extent cx="2472856" cy="524787"/>
                <wp:effectExtent l="0" t="0" r="22860" b="27940"/>
                <wp:wrapNone/>
                <wp:docPr id="93" name="Rectangle 93"/>
                <wp:cNvGraphicFramePr/>
                <a:graphic xmlns:a="http://schemas.openxmlformats.org/drawingml/2006/main">
                  <a:graphicData uri="http://schemas.microsoft.com/office/word/2010/wordprocessingShape">
                    <wps:wsp>
                      <wps:cNvSpPr/>
                      <wps:spPr>
                        <a:xfrm>
                          <a:off x="0" y="0"/>
                          <a:ext cx="2472856" cy="5247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BA68D" id="Rectangle 93" o:spid="_x0000_s1026" style="position:absolute;margin-left:30.05pt;margin-top:163.5pt;width:194.7pt;height:41.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" filled="f" strokecolor="red" strokeweight="1pt"/>
            </w:pict>
          </mc:Fallback>
        </mc:AlternateContent>
      </w:r>
      <w:r>
        <w:rPr>
          <w:noProof/>
          <w:lang w:eastAsia="en-GB"/>
        </w:rPr>
        <w:drawing>
          <wp:inline distT="0" distB="0" distL="0" distR="0" wp14:anchorId="297F6E03" wp14:editId="18AC25B6">
            <wp:extent cx="5386274" cy="2647784"/>
            <wp:effectExtent l="0" t="0" r="5080" b="635"/>
            <wp:docPr id="95" name="Picture 9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4D0EB4.tmp"/>
                    <pic:cNvPicPr/>
                  </pic:nvPicPr>
                  <pic:blipFill>
                    <a:blip r:embed="rId18">
                      <a:extLst>
                        <a:ext uri="{28A0092B-C50C-407E-A947-70E740481C1C}">
                          <a14:useLocalDpi xmlns:a14="http://schemas.microsoft.com/office/drawing/2010/main" val="0"/>
                        </a:ext>
                      </a:extLst>
                    </a:blip>
                    <a:stretch>
                      <a:fillRect/>
                    </a:stretch>
                  </pic:blipFill>
                  <pic:spPr>
                    <a:xfrm>
                      <a:off x="0" y="0"/>
                      <a:ext cx="5399336" cy="2654205"/>
                    </a:xfrm>
                    <a:prstGeom prst="rect">
                      <a:avLst/>
                    </a:prstGeom>
                  </pic:spPr>
                </pic:pic>
              </a:graphicData>
            </a:graphic>
          </wp:inline>
        </w:drawing>
      </w:r>
    </w:p>
    <w:p w14:paraId="21FE2599" w14:textId="77777777" w:rsidR="00FB17E3" w:rsidRDefault="00FB17E3" w:rsidP="00FB17E3">
      <w:pPr>
        <w:rPr>
          <w:highlight w:val="yellow"/>
          <w:lang w:eastAsia="en-GB"/>
        </w:rPr>
      </w:pPr>
      <w:r>
        <w:rPr>
          <w:highlight w:val="yellow"/>
          <w:lang w:eastAsia="en-GB"/>
        </w:rPr>
        <w:t>Then check the Materials tab. Bring the task to the lobby when all material lines are reserved – where qty required = qty reserved.</w:t>
      </w:r>
    </w:p>
    <w:p w14:paraId="2DF51C79" w14:textId="77777777" w:rsidR="00FB17E3" w:rsidRDefault="00FB17E3" w:rsidP="00FB17E3">
      <w:pPr>
        <w:rPr>
          <w:highlight w:val="yellow"/>
          <w:lang w:eastAsia="en-GB"/>
        </w:rPr>
      </w:pPr>
      <w:r>
        <w:rPr>
          <w:noProof/>
          <w:lang w:eastAsia="en-GB"/>
        </w:rPr>
        <mc:AlternateContent>
          <mc:Choice Requires="wps">
            <w:drawing>
              <wp:anchor distT="0" distB="0" distL="114300" distR="114300" simplePos="0" relativeHeight="251673600" behindDoc="0" locked="0" layoutInCell="1" allowOverlap="1" wp14:anchorId="1F2F6892" wp14:editId="78CB7E61">
                <wp:simplePos x="0" y="0"/>
                <wp:positionH relativeFrom="column">
                  <wp:posOffset>874643</wp:posOffset>
                </wp:positionH>
                <wp:positionV relativeFrom="paragraph">
                  <wp:posOffset>1685677</wp:posOffset>
                </wp:positionV>
                <wp:extent cx="326004" cy="596347"/>
                <wp:effectExtent l="0" t="0" r="17145" b="13335"/>
                <wp:wrapNone/>
                <wp:docPr id="99" name="Rectangle 99"/>
                <wp:cNvGraphicFramePr/>
                <a:graphic xmlns:a="http://schemas.openxmlformats.org/drawingml/2006/main">
                  <a:graphicData uri="http://schemas.microsoft.com/office/word/2010/wordprocessingShape">
                    <wps:wsp>
                      <wps:cNvSpPr/>
                      <wps:spPr>
                        <a:xfrm>
                          <a:off x="0" y="0"/>
                          <a:ext cx="326004" cy="59634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B4C0EE" id="Rectangle 99" o:spid="_x0000_s1026" style="position:absolute;margin-left:68.85pt;margin-top:132.75pt;width:25.65pt;height:46.9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" filled="f" strokecolor="red" strokeweight="1pt"/>
            </w:pict>
          </mc:Fallback>
        </mc:AlternateContent>
      </w:r>
      <w:r>
        <w:rPr>
          <w:noProof/>
          <w:lang w:eastAsia="en-GB"/>
        </w:rPr>
        <mc:AlternateContent>
          <mc:Choice Requires="wps">
            <w:drawing>
              <wp:anchor distT="0" distB="0" distL="114300" distR="114300" simplePos="0" relativeHeight="251672576" behindDoc="0" locked="0" layoutInCell="1" allowOverlap="1" wp14:anchorId="31BC4B2C" wp14:editId="1F9C9B3F">
                <wp:simplePos x="0" y="0"/>
                <wp:positionH relativeFrom="column">
                  <wp:posOffset>3872285</wp:posOffset>
                </wp:positionH>
                <wp:positionV relativeFrom="paragraph">
                  <wp:posOffset>1677725</wp:posOffset>
                </wp:positionV>
                <wp:extent cx="1526651" cy="691764"/>
                <wp:effectExtent l="0" t="0" r="16510" b="13335"/>
                <wp:wrapNone/>
                <wp:docPr id="98" name="Rectangle 98"/>
                <wp:cNvGraphicFramePr/>
                <a:graphic xmlns:a="http://schemas.openxmlformats.org/drawingml/2006/main">
                  <a:graphicData uri="http://schemas.microsoft.com/office/word/2010/wordprocessingShape">
                    <wps:wsp>
                      <wps:cNvSpPr/>
                      <wps:spPr>
                        <a:xfrm>
                          <a:off x="0" y="0"/>
                          <a:ext cx="1526651" cy="6917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F449F8" id="Rectangle 98" o:spid="_x0000_s1026" style="position:absolute;margin-left:304.9pt;margin-top:132.1pt;width:120.2pt;height:54.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" filled="f" strokecolor="red" strokeweight="1pt"/>
            </w:pict>
          </mc:Fallback>
        </mc:AlternateContent>
      </w:r>
      <w:r>
        <w:rPr>
          <w:noProof/>
          <w:lang w:eastAsia="en-GB"/>
        </w:rPr>
        <w:drawing>
          <wp:inline distT="0" distB="0" distL="0" distR="0" wp14:anchorId="55FC8592" wp14:editId="539D0908">
            <wp:extent cx="5731510" cy="2451100"/>
            <wp:effectExtent l="0" t="0" r="2540" b="6350"/>
            <wp:docPr id="97" name="Picture 9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4D0F220.tmp"/>
                    <pic:cNvPicPr/>
                  </pic:nvPicPr>
                  <pic:blipFill>
                    <a:blip r:embed="rId19">
                      <a:extLst>
                        <a:ext uri="{28A0092B-C50C-407E-A947-70E740481C1C}">
                          <a14:useLocalDpi xmlns:a14="http://schemas.microsoft.com/office/drawing/2010/main" val="0"/>
                        </a:ext>
                      </a:extLst>
                    </a:blip>
                    <a:stretch>
                      <a:fillRect/>
                    </a:stretch>
                  </pic:blipFill>
                  <pic:spPr>
                    <a:xfrm>
                      <a:off x="0" y="0"/>
                      <a:ext cx="5731510" cy="2451100"/>
                    </a:xfrm>
                    <a:prstGeom prst="rect">
                      <a:avLst/>
                    </a:prstGeom>
                  </pic:spPr>
                </pic:pic>
              </a:graphicData>
            </a:graphic>
          </wp:inline>
        </w:drawing>
      </w:r>
    </w:p>
    <w:p w14:paraId="2F522925" w14:textId="77777777" w:rsidR="00FB17E3" w:rsidRPr="00634AA3" w:rsidRDefault="00FB17E3" w:rsidP="00FB17E3">
      <w:pPr>
        <w:rPr>
          <w:highlight w:val="yellow"/>
          <w:lang w:eastAsia="en-GB"/>
        </w:rPr>
      </w:pPr>
    </w:p>
    <w:p w14:paraId="7E014C73" w14:textId="77777777" w:rsidR="00FB17E3" w:rsidRPr="000E523D" w:rsidRDefault="00FB17E3" w:rsidP="00FB17E3">
      <w:pPr>
        <w:pStyle w:val="Heading3"/>
        <w:rPr>
          <w:highlight w:val="yellow"/>
        </w:rPr>
      </w:pPr>
      <w:r w:rsidRPr="000E523D">
        <w:rPr>
          <w:highlight w:val="yellow"/>
        </w:rPr>
        <w:t xml:space="preserve">Materials </w:t>
      </w:r>
      <w:r>
        <w:rPr>
          <w:highlight w:val="yellow"/>
        </w:rPr>
        <w:t>D</w:t>
      </w:r>
      <w:r w:rsidRPr="000E523D">
        <w:rPr>
          <w:highlight w:val="yellow"/>
        </w:rPr>
        <w:t xml:space="preserve">ependent: </w:t>
      </w:r>
      <w:r>
        <w:rPr>
          <w:highlight w:val="yellow"/>
        </w:rPr>
        <w:t>R</w:t>
      </w:r>
      <w:r w:rsidRPr="000E523D">
        <w:rPr>
          <w:highlight w:val="yellow"/>
        </w:rPr>
        <w:t xml:space="preserve">eady to </w:t>
      </w:r>
      <w:r>
        <w:rPr>
          <w:highlight w:val="yellow"/>
        </w:rPr>
        <w:t>T</w:t>
      </w:r>
      <w:r w:rsidRPr="000E523D">
        <w:rPr>
          <w:highlight w:val="yellow"/>
        </w:rPr>
        <w:t>ransfer</w:t>
      </w:r>
    </w:p>
    <w:p w14:paraId="12DEDA15" w14:textId="77777777" w:rsidR="00FB17E3" w:rsidRDefault="00FB17E3" w:rsidP="00FB17E3">
      <w:pPr>
        <w:rPr>
          <w:lang w:eastAsia="en-GB"/>
        </w:rPr>
      </w:pPr>
      <w:r w:rsidRPr="00C76414">
        <w:rPr>
          <w:highlight w:val="yellow"/>
          <w:lang w:eastAsia="en-GB"/>
        </w:rPr>
        <w:t>We need a lobby tile which would show the count of the assigned but not transferred work tasks which has material requisition attached to it with the transport task in status Picked or Executed.</w:t>
      </w:r>
    </w:p>
    <w:p w14:paraId="0A610650" w14:textId="77777777" w:rsidR="00FB17E3" w:rsidRDefault="00FB17E3" w:rsidP="00FB17E3">
      <w:pPr>
        <w:rPr>
          <w:lang w:eastAsia="en-GB"/>
        </w:rPr>
      </w:pPr>
      <w:r w:rsidRPr="00EE513B">
        <w:rPr>
          <w:highlight w:val="yellow"/>
          <w:lang w:eastAsia="en-GB"/>
        </w:rPr>
        <w:t>Work task should have work assignment attached to it, but Sent Date should be blank.</w:t>
      </w:r>
    </w:p>
    <w:p w14:paraId="473BE4C2" w14:textId="77777777" w:rsidR="00FB17E3" w:rsidRDefault="00FB17E3" w:rsidP="00FB17E3">
      <w:pPr>
        <w:rPr>
          <w:lang w:eastAsia="en-GB"/>
        </w:rPr>
      </w:pPr>
      <w:r>
        <w:rPr>
          <w:noProof/>
          <w:lang w:eastAsia="en-GB"/>
        </w:rPr>
        <w:lastRenderedPageBreak/>
        <mc:AlternateContent>
          <mc:Choice Requires="wps">
            <w:drawing>
              <wp:anchor distT="0" distB="0" distL="114300" distR="114300" simplePos="0" relativeHeight="251675648" behindDoc="0" locked="0" layoutInCell="1" allowOverlap="1" wp14:anchorId="4A704D53" wp14:editId="515345B0">
                <wp:simplePos x="0" y="0"/>
                <wp:positionH relativeFrom="column">
                  <wp:posOffset>5351228</wp:posOffset>
                </wp:positionH>
                <wp:positionV relativeFrom="paragraph">
                  <wp:posOffset>1730430</wp:posOffset>
                </wp:positionV>
                <wp:extent cx="246490" cy="262393"/>
                <wp:effectExtent l="0" t="0" r="20320" b="23495"/>
                <wp:wrapNone/>
                <wp:docPr id="102" name="Rectangle 102"/>
                <wp:cNvGraphicFramePr/>
                <a:graphic xmlns:a="http://schemas.openxmlformats.org/drawingml/2006/main">
                  <a:graphicData uri="http://schemas.microsoft.com/office/word/2010/wordprocessingShape">
                    <wps:wsp>
                      <wps:cNvSpPr/>
                      <wps:spPr>
                        <a:xfrm>
                          <a:off x="0" y="0"/>
                          <a:ext cx="246490" cy="2623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78368E" id="Rectangle 102" o:spid="_x0000_s1026" style="position:absolute;margin-left:421.35pt;margin-top:136.25pt;width:19.4pt;height:20.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" filled="f" strokecolor="red" strokeweight="1pt"/>
            </w:pict>
          </mc:Fallback>
        </mc:AlternateContent>
      </w:r>
      <w:r>
        <w:rPr>
          <w:noProof/>
          <w:lang w:eastAsia="en-GB"/>
        </w:rPr>
        <mc:AlternateContent>
          <mc:Choice Requires="wps">
            <w:drawing>
              <wp:anchor distT="0" distB="0" distL="114300" distR="114300" simplePos="0" relativeHeight="251674624" behindDoc="0" locked="0" layoutInCell="1" allowOverlap="1" wp14:anchorId="02A5574B" wp14:editId="1C12905F">
                <wp:simplePos x="0" y="0"/>
                <wp:positionH relativeFrom="column">
                  <wp:posOffset>731520</wp:posOffset>
                </wp:positionH>
                <wp:positionV relativeFrom="paragraph">
                  <wp:posOffset>1754284</wp:posOffset>
                </wp:positionV>
                <wp:extent cx="326003" cy="230588"/>
                <wp:effectExtent l="0" t="0" r="17145" b="17145"/>
                <wp:wrapNone/>
                <wp:docPr id="101" name="Rectangle 101"/>
                <wp:cNvGraphicFramePr/>
                <a:graphic xmlns:a="http://schemas.openxmlformats.org/drawingml/2006/main">
                  <a:graphicData uri="http://schemas.microsoft.com/office/word/2010/wordprocessingShape">
                    <wps:wsp>
                      <wps:cNvSpPr/>
                      <wps:spPr>
                        <a:xfrm>
                          <a:off x="0" y="0"/>
                          <a:ext cx="326003" cy="2305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CE6E4C" id="Rectangle 101" o:spid="_x0000_s1026" style="position:absolute;margin-left:57.6pt;margin-top:138.15pt;width:25.65pt;height:18.1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" filled="f" strokecolor="red" strokeweight="1pt"/>
            </w:pict>
          </mc:Fallback>
        </mc:AlternateContent>
      </w:r>
      <w:r>
        <w:rPr>
          <w:noProof/>
          <w:lang w:eastAsia="en-GB"/>
        </w:rPr>
        <w:drawing>
          <wp:inline distT="0" distB="0" distL="0" distR="0" wp14:anchorId="0F3941DE" wp14:editId="22A0925B">
            <wp:extent cx="5731510" cy="2009140"/>
            <wp:effectExtent l="0" t="0" r="2540" b="0"/>
            <wp:docPr id="100" name="Picture 10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4D0C914.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009140"/>
                    </a:xfrm>
                    <a:prstGeom prst="rect">
                      <a:avLst/>
                    </a:prstGeom>
                  </pic:spPr>
                </pic:pic>
              </a:graphicData>
            </a:graphic>
          </wp:inline>
        </w:drawing>
      </w:r>
    </w:p>
    <w:p w14:paraId="5FC3BB12" w14:textId="77777777" w:rsidR="00FB17E3" w:rsidRDefault="00FB17E3" w:rsidP="00FB17E3">
      <w:pPr>
        <w:rPr>
          <w:lang w:eastAsia="en-GB"/>
        </w:rPr>
      </w:pPr>
    </w:p>
    <w:p w14:paraId="72EC7E26" w14:textId="77777777" w:rsidR="00FB17E3" w:rsidRDefault="00FB17E3" w:rsidP="00FB17E3">
      <w:pPr>
        <w:rPr>
          <w:lang w:eastAsia="en-GB"/>
        </w:rPr>
      </w:pPr>
      <w:r w:rsidRPr="006F1F4A">
        <w:rPr>
          <w:highlight w:val="yellow"/>
          <w:lang w:eastAsia="en-GB"/>
        </w:rPr>
        <w:t>The material requisition which attached to the work task should have associated transport task(s) in status picked or executed.</w:t>
      </w:r>
    </w:p>
    <w:p w14:paraId="75B0651F" w14:textId="77777777" w:rsidR="00FB17E3" w:rsidRDefault="00FB17E3" w:rsidP="00FB17E3">
      <w:pPr>
        <w:rPr>
          <w:lang w:eastAsia="en-GB"/>
        </w:rPr>
      </w:pPr>
      <w:r>
        <w:rPr>
          <w:noProof/>
          <w:lang w:eastAsia="en-GB"/>
        </w:rPr>
        <mc:AlternateContent>
          <mc:Choice Requires="wps">
            <w:drawing>
              <wp:anchor distT="0" distB="0" distL="114300" distR="114300" simplePos="0" relativeHeight="251679744" behindDoc="0" locked="0" layoutInCell="1" allowOverlap="1" wp14:anchorId="051B6316" wp14:editId="06B4F50C">
                <wp:simplePos x="0" y="0"/>
                <wp:positionH relativeFrom="column">
                  <wp:posOffset>787179</wp:posOffset>
                </wp:positionH>
                <wp:positionV relativeFrom="paragraph">
                  <wp:posOffset>1443962</wp:posOffset>
                </wp:positionV>
                <wp:extent cx="286247" cy="524786"/>
                <wp:effectExtent l="0" t="0" r="19050" b="27940"/>
                <wp:wrapNone/>
                <wp:docPr id="108" name="Rectangle 108"/>
                <wp:cNvGraphicFramePr/>
                <a:graphic xmlns:a="http://schemas.openxmlformats.org/drawingml/2006/main">
                  <a:graphicData uri="http://schemas.microsoft.com/office/word/2010/wordprocessingShape">
                    <wps:wsp>
                      <wps:cNvSpPr/>
                      <wps:spPr>
                        <a:xfrm>
                          <a:off x="0" y="0"/>
                          <a:ext cx="286247" cy="5247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5A5617" id="Rectangle 108" o:spid="_x0000_s1026" style="position:absolute;margin-left:62pt;margin-top:113.7pt;width:22.55pt;height:41.3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" filled="f" strokecolor="red" strokeweight="1pt"/>
            </w:pict>
          </mc:Fallback>
        </mc:AlternateContent>
      </w:r>
      <w:r>
        <w:rPr>
          <w:noProof/>
          <w:lang w:eastAsia="en-GB"/>
        </w:rPr>
        <mc:AlternateContent>
          <mc:Choice Requires="wps">
            <w:drawing>
              <wp:anchor distT="0" distB="0" distL="114300" distR="114300" simplePos="0" relativeHeight="251676672" behindDoc="0" locked="0" layoutInCell="1" allowOverlap="1" wp14:anchorId="67298DB9" wp14:editId="402ECD2C">
                <wp:simplePos x="0" y="0"/>
                <wp:positionH relativeFrom="column">
                  <wp:posOffset>254442</wp:posOffset>
                </wp:positionH>
                <wp:positionV relativeFrom="paragraph">
                  <wp:posOffset>847615</wp:posOffset>
                </wp:positionV>
                <wp:extent cx="405516" cy="262393"/>
                <wp:effectExtent l="0" t="0" r="13970" b="23495"/>
                <wp:wrapNone/>
                <wp:docPr id="104" name="Rectangle 104"/>
                <wp:cNvGraphicFramePr/>
                <a:graphic xmlns:a="http://schemas.openxmlformats.org/drawingml/2006/main">
                  <a:graphicData uri="http://schemas.microsoft.com/office/word/2010/wordprocessingShape">
                    <wps:wsp>
                      <wps:cNvSpPr/>
                      <wps:spPr>
                        <a:xfrm>
                          <a:off x="0" y="0"/>
                          <a:ext cx="405516" cy="2623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256166" id="Rectangle 104" o:spid="_x0000_s1026" style="position:absolute;margin-left:20.05pt;margin-top:66.75pt;width:31.95pt;height:20.6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" filled="f" strokecolor="red" strokeweight="1pt"/>
            </w:pict>
          </mc:Fallback>
        </mc:AlternateContent>
      </w:r>
      <w:r>
        <w:rPr>
          <w:noProof/>
          <w:lang w:eastAsia="en-GB"/>
        </w:rPr>
        <w:drawing>
          <wp:inline distT="0" distB="0" distL="0" distR="0" wp14:anchorId="5E81D817" wp14:editId="364BD2A8">
            <wp:extent cx="4754880" cy="2022378"/>
            <wp:effectExtent l="0" t="0" r="7620" b="0"/>
            <wp:docPr id="103" name="Picture 10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4D090EB.tmp"/>
                    <pic:cNvPicPr/>
                  </pic:nvPicPr>
                  <pic:blipFill>
                    <a:blip r:embed="rId21">
                      <a:extLst>
                        <a:ext uri="{28A0092B-C50C-407E-A947-70E740481C1C}">
                          <a14:useLocalDpi xmlns:a14="http://schemas.microsoft.com/office/drawing/2010/main" val="0"/>
                        </a:ext>
                      </a:extLst>
                    </a:blip>
                    <a:stretch>
                      <a:fillRect/>
                    </a:stretch>
                  </pic:blipFill>
                  <pic:spPr>
                    <a:xfrm>
                      <a:off x="0" y="0"/>
                      <a:ext cx="4758951" cy="2024109"/>
                    </a:xfrm>
                    <a:prstGeom prst="rect">
                      <a:avLst/>
                    </a:prstGeom>
                  </pic:spPr>
                </pic:pic>
              </a:graphicData>
            </a:graphic>
          </wp:inline>
        </w:drawing>
      </w:r>
    </w:p>
    <w:p w14:paraId="0B245711" w14:textId="77777777" w:rsidR="00FB17E3" w:rsidRDefault="00FB17E3" w:rsidP="00FB17E3">
      <w:pPr>
        <w:rPr>
          <w:lang w:eastAsia="en-GB"/>
        </w:rPr>
      </w:pPr>
      <w:r>
        <w:rPr>
          <w:noProof/>
          <w:lang w:eastAsia="en-GB"/>
        </w:rPr>
        <mc:AlternateContent>
          <mc:Choice Requires="wps">
            <w:drawing>
              <wp:anchor distT="0" distB="0" distL="114300" distR="114300" simplePos="0" relativeHeight="251678720" behindDoc="0" locked="0" layoutInCell="1" allowOverlap="1" wp14:anchorId="15DD4AE1" wp14:editId="658E5707">
                <wp:simplePos x="0" y="0"/>
                <wp:positionH relativeFrom="column">
                  <wp:posOffset>4961614</wp:posOffset>
                </wp:positionH>
                <wp:positionV relativeFrom="paragraph">
                  <wp:posOffset>1041621</wp:posOffset>
                </wp:positionV>
                <wp:extent cx="659848" cy="286247"/>
                <wp:effectExtent l="0" t="0" r="26035" b="19050"/>
                <wp:wrapNone/>
                <wp:docPr id="107" name="Rectangle 107"/>
                <wp:cNvGraphicFramePr/>
                <a:graphic xmlns:a="http://schemas.openxmlformats.org/drawingml/2006/main">
                  <a:graphicData uri="http://schemas.microsoft.com/office/word/2010/wordprocessingShape">
                    <wps:wsp>
                      <wps:cNvSpPr/>
                      <wps:spPr>
                        <a:xfrm>
                          <a:off x="0" y="0"/>
                          <a:ext cx="659848" cy="28624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7A68C8" id="Rectangle 107" o:spid="_x0000_s1026" style="position:absolute;margin-left:390.7pt;margin-top:82pt;width:51.95pt;height:22.5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" filled="f" strokecolor="red" strokeweight="1pt"/>
            </w:pict>
          </mc:Fallback>
        </mc:AlternateContent>
      </w:r>
      <w:r>
        <w:rPr>
          <w:noProof/>
          <w:lang w:eastAsia="en-GB"/>
        </w:rPr>
        <mc:AlternateContent>
          <mc:Choice Requires="wps">
            <w:drawing>
              <wp:anchor distT="0" distB="0" distL="114300" distR="114300" simplePos="0" relativeHeight="251677696" behindDoc="0" locked="0" layoutInCell="1" allowOverlap="1" wp14:anchorId="20AD97B6" wp14:editId="3EA1F7BC">
                <wp:simplePos x="0" y="0"/>
                <wp:positionH relativeFrom="column">
                  <wp:posOffset>834887</wp:posOffset>
                </wp:positionH>
                <wp:positionV relativeFrom="paragraph">
                  <wp:posOffset>437322</wp:posOffset>
                </wp:positionV>
                <wp:extent cx="477078" cy="349857"/>
                <wp:effectExtent l="0" t="0" r="18415" b="12700"/>
                <wp:wrapNone/>
                <wp:docPr id="106" name="Rectangle 106"/>
                <wp:cNvGraphicFramePr/>
                <a:graphic xmlns:a="http://schemas.openxmlformats.org/drawingml/2006/main">
                  <a:graphicData uri="http://schemas.microsoft.com/office/word/2010/wordprocessingShape">
                    <wps:wsp>
                      <wps:cNvSpPr/>
                      <wps:spPr>
                        <a:xfrm>
                          <a:off x="0" y="0"/>
                          <a:ext cx="477078" cy="3498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CFCA82" id="Rectangle 106" o:spid="_x0000_s1026" style="position:absolute;margin-left:65.75pt;margin-top:34.45pt;width:37.55pt;height:27.5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" filled="f" strokecolor="red" strokeweight="1pt"/>
            </w:pict>
          </mc:Fallback>
        </mc:AlternateContent>
      </w:r>
      <w:r>
        <w:rPr>
          <w:noProof/>
          <w:lang w:eastAsia="en-GB"/>
        </w:rPr>
        <w:drawing>
          <wp:inline distT="0" distB="0" distL="0" distR="0" wp14:anchorId="66A9C03C" wp14:editId="1940AEF1">
            <wp:extent cx="5731510" cy="1390015"/>
            <wp:effectExtent l="0" t="0" r="2540" b="635"/>
            <wp:docPr id="105" name="Picture 10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4D064C6.tmp"/>
                    <pic:cNvPicPr/>
                  </pic:nvPicPr>
                  <pic:blipFill>
                    <a:blip r:embed="rId22">
                      <a:extLst>
                        <a:ext uri="{28A0092B-C50C-407E-A947-70E740481C1C}">
                          <a14:useLocalDpi xmlns:a14="http://schemas.microsoft.com/office/drawing/2010/main" val="0"/>
                        </a:ext>
                      </a:extLst>
                    </a:blip>
                    <a:stretch>
                      <a:fillRect/>
                    </a:stretch>
                  </pic:blipFill>
                  <pic:spPr>
                    <a:xfrm>
                      <a:off x="0" y="0"/>
                      <a:ext cx="5731510" cy="1390015"/>
                    </a:xfrm>
                    <a:prstGeom prst="rect">
                      <a:avLst/>
                    </a:prstGeom>
                  </pic:spPr>
                </pic:pic>
              </a:graphicData>
            </a:graphic>
          </wp:inline>
        </w:drawing>
      </w:r>
    </w:p>
    <w:p w14:paraId="0C2CE3F2" w14:textId="77777777" w:rsidR="00FB17E3" w:rsidRPr="00DA62CE" w:rsidRDefault="00FB17E3" w:rsidP="00FB17E3">
      <w:pPr>
        <w:rPr>
          <w:lang w:eastAsia="en-GB"/>
        </w:rPr>
      </w:pPr>
      <w:r>
        <w:rPr>
          <w:lang w:eastAsia="en-GB"/>
        </w:rPr>
        <w:t xml:space="preserve"> </w:t>
      </w:r>
    </w:p>
    <w:p w14:paraId="2381EFA7" w14:textId="77777777" w:rsidR="00FB17E3" w:rsidRPr="003A435E" w:rsidRDefault="00FB17E3" w:rsidP="003A435E"/>
    <w:p w14:paraId="22DB341B" w14:textId="77777777" w:rsidR="00A67C5B" w:rsidRDefault="00A67C5B" w:rsidP="00A67C5B"/>
    <w:p w14:paraId="4E6AA42F" w14:textId="77777777" w:rsidR="00A67C5B" w:rsidRDefault="00A67C5B" w:rsidP="00A67C5B">
      <w:pPr>
        <w:pStyle w:val="Heading1"/>
      </w:pPr>
      <w:r>
        <w:t>Design Q&amp;A</w:t>
      </w:r>
    </w:p>
    <w:p w14:paraId="6C2977A3" w14:textId="77777777" w:rsidR="00A67C5B" w:rsidRPr="009A0785" w:rsidRDefault="00A67C5B" w:rsidP="00A67C5B"/>
    <w:p w14:paraId="0DDF9CE2" w14:textId="77777777" w:rsidR="00A67C5B" w:rsidRDefault="00A67C5B" w:rsidP="00A67C5B">
      <w:pPr>
        <w:pStyle w:val="Heading1"/>
      </w:pPr>
      <w:r>
        <w:t>BA/Developer Notes/ Related CRIM</w:t>
      </w:r>
    </w:p>
    <w:p w14:paraId="56923688" w14:textId="77777777" w:rsidR="00A67C5B" w:rsidRPr="00B2332E" w:rsidRDefault="00A67C5B" w:rsidP="00A67C5B">
      <w:pPr>
        <w:rPr>
          <w:iCs/>
        </w:rPr>
      </w:pPr>
    </w:p>
    <w:p w14:paraId="4242F498" w14:textId="77777777" w:rsidR="00A67C5B" w:rsidRPr="00777BB1" w:rsidRDefault="00A67C5B" w:rsidP="00A67C5B">
      <w:pPr>
        <w:pStyle w:val="Heading1"/>
      </w:pPr>
      <w:r>
        <w:lastRenderedPageBreak/>
        <w:t>Technical Proposal</w:t>
      </w:r>
    </w:p>
    <w:p w14:paraId="1DAE485B" w14:textId="77777777" w:rsidR="00A67C5B" w:rsidRPr="00BB1A50" w:rsidRDefault="00A67C5B" w:rsidP="00A67C5B">
      <w:pPr>
        <w:rPr>
          <w:i/>
        </w:rPr>
      </w:pPr>
      <w:r w:rsidRPr="00626349">
        <w:t xml:space="preserve"> </w:t>
      </w:r>
      <w:r w:rsidRPr="00777BB1">
        <w:rPr>
          <w:i/>
        </w:rPr>
        <w:t>**** Guidance Notes – Remove prior to submission ****</w:t>
      </w:r>
    </w:p>
    <w:p w14:paraId="421A9C6E" w14:textId="77777777" w:rsidR="00A67C5B" w:rsidRDefault="00A67C5B" w:rsidP="00A67C5B">
      <w:r>
        <w:t>***********************************************</w:t>
      </w:r>
    </w:p>
    <w:p w14:paraId="11F00BD8" w14:textId="77777777" w:rsidR="00A67C5B" w:rsidRDefault="00A67C5B" w:rsidP="00A67C5B">
      <w:pPr>
        <w:pStyle w:val="Heading1"/>
        <w:rPr>
          <w:lang w:val="en-US"/>
        </w:rPr>
      </w:pPr>
      <w:r w:rsidRPr="32C8C76C">
        <w:rPr>
          <w:lang w:val="en-US"/>
        </w:rPr>
        <w:t>Technical Solution</w:t>
      </w:r>
    </w:p>
    <w:p w14:paraId="410315D1" w14:textId="69FB6CE7" w:rsidR="00A67C5B" w:rsidRDefault="00A67C5B" w:rsidP="00A67C5B">
      <w:pPr>
        <w:pStyle w:val="Heading2"/>
        <w:rPr>
          <w:lang w:val="en-US"/>
        </w:rPr>
      </w:pPr>
      <w:r w:rsidRPr="32C8C76C">
        <w:rPr>
          <w:lang w:val="en-US"/>
        </w:rPr>
        <w:t>Technical Process</w:t>
      </w:r>
    </w:p>
    <w:p w14:paraId="6D8DCE21" w14:textId="16EA7B6D" w:rsidR="00347C0B" w:rsidRPr="00347C0B" w:rsidRDefault="00347C0B" w:rsidP="00347C0B">
      <w:pPr>
        <w:rPr>
          <w:b/>
          <w:bCs/>
          <w:lang w:val="en-US"/>
        </w:rPr>
      </w:pPr>
      <w:r w:rsidRPr="00347C0B">
        <w:rPr>
          <w:b/>
          <w:bCs/>
          <w:lang w:val="en-US"/>
        </w:rPr>
        <w:t>Lobby Page:</w:t>
      </w:r>
    </w:p>
    <w:p w14:paraId="3C8DB36E" w14:textId="00F68E55" w:rsidR="00347C0B" w:rsidRDefault="00347C0B" w:rsidP="00347C0B">
      <w:pPr>
        <w:rPr>
          <w:lang w:val="en-US"/>
        </w:rPr>
      </w:pPr>
      <w:r>
        <w:rPr>
          <w:lang w:val="en-US"/>
        </w:rPr>
        <w:t>Service Delivery Overview</w:t>
      </w:r>
    </w:p>
    <w:p w14:paraId="0DBEF919" w14:textId="1A31E9A5" w:rsidR="00347C0B" w:rsidRPr="00347C0B" w:rsidRDefault="00347C0B" w:rsidP="00347C0B">
      <w:pPr>
        <w:rPr>
          <w:lang w:val="en-US"/>
        </w:rPr>
      </w:pPr>
      <w:r>
        <w:rPr>
          <w:noProof/>
        </w:rPr>
        <w:drawing>
          <wp:inline distT="0" distB="0" distL="0" distR="0" wp14:anchorId="07DD1DA9" wp14:editId="6B579666">
            <wp:extent cx="5731510" cy="28835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83535"/>
                    </a:xfrm>
                    <a:prstGeom prst="rect">
                      <a:avLst/>
                    </a:prstGeom>
                  </pic:spPr>
                </pic:pic>
              </a:graphicData>
            </a:graphic>
          </wp:inline>
        </w:drawing>
      </w:r>
    </w:p>
    <w:p w14:paraId="2E68BD2E" w14:textId="7C8A8ACA" w:rsidR="00A67C5B" w:rsidRDefault="00347C0B" w:rsidP="00347C0B">
      <w:r>
        <w:t>Pre-requisites: Deploy the IAL objects following the steps mentioned under deployment instructions section</w:t>
      </w:r>
    </w:p>
    <w:p w14:paraId="0C0E47AF" w14:textId="77777777" w:rsidR="00347C0B" w:rsidRDefault="00347C0B" w:rsidP="00347C0B">
      <w:pPr>
        <w:ind w:left="142"/>
      </w:pPr>
    </w:p>
    <w:p w14:paraId="032E67C7" w14:textId="77777777" w:rsidR="00A67C5B" w:rsidRDefault="00A67C5B">
      <w:pPr>
        <w:ind w:left="-218" w:firstLine="360"/>
        <w:pPrChange w:id="5" w:author="Mike Kerrigan" w:date="2018-10-16T16:51:00Z">
          <w:pPr>
            <w:ind w:left="142"/>
          </w:pPr>
        </w:pPrChange>
      </w:pPr>
      <w:r>
        <w:t>***********************************************</w:t>
      </w:r>
    </w:p>
    <w:p w14:paraId="264FFD82" w14:textId="77777777" w:rsidR="00A67C5B" w:rsidRDefault="00A67C5B" w:rsidP="00A67C5B">
      <w:pPr>
        <w:pStyle w:val="Heading2"/>
        <w:rPr>
          <w:lang w:val="en-US"/>
        </w:rPr>
      </w:pPr>
      <w:r w:rsidRPr="32C8C76C">
        <w:rPr>
          <w:lang w:val="en-US"/>
        </w:rPr>
        <w:t>Report Components</w:t>
      </w:r>
    </w:p>
    <w:p w14:paraId="65BD3141" w14:textId="77777777" w:rsidR="00A67C5B" w:rsidRDefault="00A67C5B" w:rsidP="00A67C5B">
      <w:pPr>
        <w:pStyle w:val="ListParagraph"/>
        <w:ind w:left="142"/>
        <w:rPr>
          <w:lang w:eastAsia="en-US"/>
        </w:rPr>
      </w:pPr>
    </w:p>
    <w:p w14:paraId="261770F8" w14:textId="77777777" w:rsidR="00A67C5B" w:rsidRDefault="00A67C5B" w:rsidP="00A67C5B">
      <w:pPr>
        <w:pStyle w:val="ListParagraph"/>
        <w:ind w:left="142"/>
        <w:rPr>
          <w:ins w:id="6" w:author="Mike Kerrigan" w:date="2018-11-23T13:21:00Z"/>
          <w:lang w:eastAsia="en-US"/>
        </w:rPr>
      </w:pPr>
    </w:p>
    <w:p w14:paraId="6C559236" w14:textId="77777777" w:rsidR="00A67C5B" w:rsidRDefault="00A67C5B">
      <w:pPr>
        <w:pStyle w:val="ListParagraph"/>
        <w:ind w:left="142"/>
        <w:pPrChange w:id="7" w:author="Mike Kerrigan" w:date="2018-10-16T16:48:00Z">
          <w:pPr>
            <w:ind w:left="142"/>
          </w:pPr>
        </w:pPrChange>
      </w:pPr>
      <w:r>
        <w:rPr>
          <w:lang w:eastAsia="en-US"/>
        </w:rPr>
        <w:t>********************************************</w:t>
      </w:r>
    </w:p>
    <w:p w14:paraId="29D723B2" w14:textId="77777777" w:rsidR="00A67C5B" w:rsidRDefault="00A67C5B" w:rsidP="00A67C5B">
      <w:pPr>
        <w:pStyle w:val="Heading2"/>
        <w:rPr>
          <w:lang w:val="en-US"/>
        </w:rPr>
      </w:pPr>
      <w:r w:rsidRPr="32C8C76C">
        <w:rPr>
          <w:lang w:val="en-US"/>
        </w:rPr>
        <w:t>Known Dependencies</w:t>
      </w:r>
    </w:p>
    <w:p w14:paraId="3D8123BA" w14:textId="77777777" w:rsidR="00A67C5B" w:rsidRPr="00777BB1" w:rsidRDefault="00A67C5B" w:rsidP="00A67C5B">
      <w:pPr>
        <w:ind w:left="142"/>
        <w:rPr>
          <w:i/>
        </w:rPr>
      </w:pPr>
      <w:r w:rsidRPr="00777BB1">
        <w:rPr>
          <w:i/>
        </w:rPr>
        <w:t>**** Guidance Notes – Remove prior to submission ****</w:t>
      </w:r>
    </w:p>
    <w:p w14:paraId="1E447C07" w14:textId="77777777" w:rsidR="00A67C5B" w:rsidRPr="00A8053B" w:rsidRDefault="00A67C5B" w:rsidP="00A67C5B">
      <w:pPr>
        <w:rPr>
          <w:i/>
        </w:rPr>
      </w:pPr>
    </w:p>
    <w:p w14:paraId="4456C9C5" w14:textId="77777777" w:rsidR="00A67C5B" w:rsidRDefault="00A67C5B" w:rsidP="00A67C5B">
      <w:pPr>
        <w:ind w:left="142"/>
      </w:pPr>
      <w:r>
        <w:t>***********************************************</w:t>
      </w:r>
    </w:p>
    <w:p w14:paraId="5087715E" w14:textId="263B220B" w:rsidR="00A67C5B" w:rsidRDefault="00A67C5B" w:rsidP="00A67C5B">
      <w:pPr>
        <w:pStyle w:val="Heading1"/>
        <w:rPr>
          <w:lang w:val="en-US"/>
        </w:rPr>
      </w:pPr>
      <w:r w:rsidRPr="32C8C76C">
        <w:rPr>
          <w:lang w:val="en-US"/>
        </w:rPr>
        <w:t>Deployment Instructions</w:t>
      </w:r>
    </w:p>
    <w:p w14:paraId="4595D21E" w14:textId="78CB29AA" w:rsidR="00AE5918" w:rsidRDefault="00AE5918" w:rsidP="00AE5918">
      <w:pPr>
        <w:rPr>
          <w:lang w:val="en-US"/>
        </w:rPr>
      </w:pPr>
      <w:r>
        <w:rPr>
          <w:lang w:val="en-US"/>
        </w:rPr>
        <w:lastRenderedPageBreak/>
        <w:t>Deploy Following IAL objects to the environment</w:t>
      </w:r>
      <w:r w:rsidR="00FF773B">
        <w:rPr>
          <w:lang w:val="en-US"/>
        </w:rPr>
        <w:t>. Files are located at the Deliverables Folder (</w:t>
      </w:r>
      <w:r w:rsidR="00FF773B" w:rsidRPr="00FF773B">
        <w:rPr>
          <w:lang w:val="en-US"/>
        </w:rPr>
        <w:t>Tunstall Deliverables\EA_SERVICES\IAL OBJECTS</w:t>
      </w:r>
      <w:r w:rsidR="00FF773B">
        <w:rPr>
          <w:lang w:val="en-US"/>
        </w:rPr>
        <w:t>)</w:t>
      </w:r>
    </w:p>
    <w:p w14:paraId="12B1CFDB" w14:textId="250A6255" w:rsidR="00AE5918" w:rsidRDefault="00FF773B" w:rsidP="00AE5918">
      <w:pPr>
        <w:rPr>
          <w:lang w:val="en-US"/>
        </w:rPr>
      </w:pPr>
      <w:r>
        <w:rPr>
          <w:noProof/>
        </w:rPr>
        <w:drawing>
          <wp:inline distT="0" distB="0" distL="0" distR="0" wp14:anchorId="56B180C8" wp14:editId="18B6CE1B">
            <wp:extent cx="1911178" cy="2468401"/>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16598" cy="2475402"/>
                    </a:xfrm>
                    <a:prstGeom prst="rect">
                      <a:avLst/>
                    </a:prstGeom>
                  </pic:spPr>
                </pic:pic>
              </a:graphicData>
            </a:graphic>
          </wp:inline>
        </w:drawing>
      </w:r>
    </w:p>
    <w:p w14:paraId="1A6B2F39" w14:textId="4886B0A2" w:rsidR="00FF773B" w:rsidRDefault="00E03771" w:rsidP="00AE5918">
      <w:pPr>
        <w:rPr>
          <w:lang w:val="en-US"/>
        </w:rPr>
      </w:pPr>
      <w:r>
        <w:rPr>
          <w:lang w:val="en-US"/>
        </w:rPr>
        <w:t>Steps:</w:t>
      </w:r>
    </w:p>
    <w:p w14:paraId="723322AC" w14:textId="2358109F" w:rsidR="00E03771" w:rsidRDefault="00E03771" w:rsidP="00E03771">
      <w:pPr>
        <w:pStyle w:val="ListParagraph"/>
        <w:numPr>
          <w:ilvl w:val="0"/>
          <w:numId w:val="6"/>
        </w:numPr>
        <w:rPr>
          <w:lang w:val="en-US"/>
        </w:rPr>
      </w:pPr>
      <w:r>
        <w:rPr>
          <w:lang w:val="en-US"/>
        </w:rPr>
        <w:t>Go to IAL Object Developer Window</w:t>
      </w:r>
    </w:p>
    <w:p w14:paraId="048267BA" w14:textId="33242296" w:rsidR="00E03771" w:rsidRDefault="00E03771" w:rsidP="00E03771">
      <w:pPr>
        <w:ind w:left="360"/>
        <w:rPr>
          <w:lang w:val="en-US"/>
        </w:rPr>
      </w:pPr>
      <w:r>
        <w:rPr>
          <w:lang w:val="en-US"/>
        </w:rPr>
        <w:t>Solution Manager/ Business Reporting &amp; Analysis/ Information Access Layer / IAL Object Developer</w:t>
      </w:r>
    </w:p>
    <w:p w14:paraId="0C4F9310" w14:textId="3E6D37E9" w:rsidR="00E03771" w:rsidRDefault="00E03771" w:rsidP="00E03771">
      <w:pPr>
        <w:ind w:left="360"/>
        <w:rPr>
          <w:lang w:val="en-US"/>
        </w:rPr>
      </w:pPr>
      <w:r>
        <w:rPr>
          <w:noProof/>
        </w:rPr>
        <w:drawing>
          <wp:inline distT="0" distB="0" distL="0" distR="0" wp14:anchorId="1441F7F8" wp14:editId="7B4919BC">
            <wp:extent cx="4110682" cy="2962551"/>
            <wp:effectExtent l="0" t="0" r="444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9977" cy="2969250"/>
                    </a:xfrm>
                    <a:prstGeom prst="rect">
                      <a:avLst/>
                    </a:prstGeom>
                  </pic:spPr>
                </pic:pic>
              </a:graphicData>
            </a:graphic>
          </wp:inline>
        </w:drawing>
      </w:r>
    </w:p>
    <w:p w14:paraId="7F06ADCC" w14:textId="1C139BFB" w:rsidR="00E03771" w:rsidRDefault="00ED197B" w:rsidP="00ED197B">
      <w:pPr>
        <w:pStyle w:val="ListParagraph"/>
        <w:numPr>
          <w:ilvl w:val="0"/>
          <w:numId w:val="6"/>
        </w:numPr>
        <w:rPr>
          <w:lang w:val="en-US"/>
        </w:rPr>
      </w:pPr>
      <w:r>
        <w:rPr>
          <w:lang w:val="en-US"/>
        </w:rPr>
        <w:t>RMB -&gt; Load from file…</w:t>
      </w:r>
    </w:p>
    <w:p w14:paraId="37539FE3" w14:textId="5F0F5B21" w:rsidR="00ED197B" w:rsidRDefault="00ED197B" w:rsidP="00ED197B">
      <w:pPr>
        <w:rPr>
          <w:lang w:val="en-US"/>
        </w:rPr>
      </w:pPr>
      <w:r>
        <w:rPr>
          <w:lang w:val="en-US"/>
        </w:rPr>
        <w:t xml:space="preserve">       Select the IAL object from the location mentioned above ( 1 file at a time)</w:t>
      </w:r>
    </w:p>
    <w:p w14:paraId="6B27DE32" w14:textId="0510FA59" w:rsidR="00ED197B" w:rsidRDefault="00ED197B" w:rsidP="00ED197B">
      <w:pPr>
        <w:rPr>
          <w:lang w:val="en-US"/>
        </w:rPr>
      </w:pPr>
      <w:r>
        <w:rPr>
          <w:noProof/>
        </w:rPr>
        <w:lastRenderedPageBreak/>
        <w:drawing>
          <wp:inline distT="0" distB="0" distL="0" distR="0" wp14:anchorId="76D30599" wp14:editId="4D6A60D0">
            <wp:extent cx="4728519" cy="18309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7400" cy="1838263"/>
                    </a:xfrm>
                    <a:prstGeom prst="rect">
                      <a:avLst/>
                    </a:prstGeom>
                  </pic:spPr>
                </pic:pic>
              </a:graphicData>
            </a:graphic>
          </wp:inline>
        </w:drawing>
      </w:r>
    </w:p>
    <w:p w14:paraId="7760DDFA" w14:textId="53FA5E13" w:rsidR="00ED197B" w:rsidRDefault="00ED197B" w:rsidP="00ED197B">
      <w:pPr>
        <w:pStyle w:val="ListParagraph"/>
        <w:numPr>
          <w:ilvl w:val="0"/>
          <w:numId w:val="6"/>
        </w:numPr>
        <w:rPr>
          <w:lang w:val="en-US"/>
        </w:rPr>
      </w:pPr>
      <w:r>
        <w:rPr>
          <w:lang w:val="en-US"/>
        </w:rPr>
        <w:t>RMB -&gt; Deploy</w:t>
      </w:r>
    </w:p>
    <w:p w14:paraId="46F7D3DF" w14:textId="423F0CA4" w:rsidR="00ED197B" w:rsidRDefault="00ED197B" w:rsidP="00ED197B">
      <w:pPr>
        <w:pStyle w:val="ListParagraph"/>
        <w:ind w:left="360"/>
        <w:rPr>
          <w:lang w:val="en-US"/>
        </w:rPr>
      </w:pPr>
      <w:r>
        <w:rPr>
          <w:lang w:val="en-US"/>
        </w:rPr>
        <w:t>Deploy the IAL object to the database</w:t>
      </w:r>
    </w:p>
    <w:p w14:paraId="4AC236E6" w14:textId="05FAFF47" w:rsidR="00ED197B" w:rsidRPr="00ED197B" w:rsidRDefault="00ED197B" w:rsidP="00ED197B">
      <w:pPr>
        <w:rPr>
          <w:lang w:val="en-US"/>
        </w:rPr>
      </w:pPr>
      <w:r>
        <w:rPr>
          <w:noProof/>
        </w:rPr>
        <w:drawing>
          <wp:inline distT="0" distB="0" distL="0" distR="0" wp14:anchorId="09200882" wp14:editId="09CC0BAD">
            <wp:extent cx="4250724" cy="2336344"/>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8402" cy="2340564"/>
                    </a:xfrm>
                    <a:prstGeom prst="rect">
                      <a:avLst/>
                    </a:prstGeom>
                  </pic:spPr>
                </pic:pic>
              </a:graphicData>
            </a:graphic>
          </wp:inline>
        </w:drawing>
      </w:r>
    </w:p>
    <w:p w14:paraId="7B13CF79" w14:textId="591B04BF" w:rsidR="00FF773B" w:rsidRDefault="00AC176A" w:rsidP="00AE5918">
      <w:pPr>
        <w:rPr>
          <w:lang w:val="en-US"/>
        </w:rPr>
      </w:pPr>
      <w:r>
        <w:rPr>
          <w:lang w:val="en-US"/>
        </w:rPr>
        <w:t>This operation will deploy the IAL object as views in the database</w:t>
      </w:r>
    </w:p>
    <w:p w14:paraId="7C91EA60" w14:textId="77776540" w:rsidR="00F54D22" w:rsidRDefault="00F54D22" w:rsidP="00F54D22">
      <w:pPr>
        <w:pStyle w:val="ListParagraph"/>
        <w:numPr>
          <w:ilvl w:val="0"/>
          <w:numId w:val="6"/>
        </w:numPr>
        <w:rPr>
          <w:lang w:val="en-US"/>
        </w:rPr>
      </w:pPr>
      <w:r>
        <w:rPr>
          <w:lang w:val="en-US"/>
        </w:rPr>
        <w:t>Grant permission to the IAL objects</w:t>
      </w:r>
    </w:p>
    <w:p w14:paraId="3A744861" w14:textId="1A31CA08" w:rsidR="00F54D22" w:rsidRDefault="002F2020" w:rsidP="00F54D22">
      <w:pPr>
        <w:rPr>
          <w:lang w:val="en-US"/>
        </w:rPr>
      </w:pPr>
      <w:r>
        <w:rPr>
          <w:lang w:val="en-US"/>
        </w:rPr>
        <w:t>As with any other database object IAL objects required to be granted to permission sets. Grant the IAL objects to the permission set used by the lobby page</w:t>
      </w:r>
    </w:p>
    <w:p w14:paraId="5F2EA78C" w14:textId="68F37471" w:rsidR="002F2020" w:rsidRDefault="003C5215" w:rsidP="00F54D22">
      <w:pPr>
        <w:rPr>
          <w:lang w:val="en-US"/>
        </w:rPr>
      </w:pPr>
      <w:r>
        <w:rPr>
          <w:noProof/>
        </w:rPr>
        <w:drawing>
          <wp:inline distT="0" distB="0" distL="0" distR="0" wp14:anchorId="4E87EBA7" wp14:editId="3535B87D">
            <wp:extent cx="3072714" cy="1960532"/>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81744" cy="1966293"/>
                    </a:xfrm>
                    <a:prstGeom prst="rect">
                      <a:avLst/>
                    </a:prstGeom>
                  </pic:spPr>
                </pic:pic>
              </a:graphicData>
            </a:graphic>
          </wp:inline>
        </w:drawing>
      </w:r>
    </w:p>
    <w:p w14:paraId="11C549A1" w14:textId="63A4611B" w:rsidR="005E5303" w:rsidRDefault="005E5303" w:rsidP="005E5303">
      <w:pPr>
        <w:pStyle w:val="ListParagraph"/>
        <w:numPr>
          <w:ilvl w:val="0"/>
          <w:numId w:val="6"/>
        </w:numPr>
        <w:rPr>
          <w:lang w:val="en-US"/>
        </w:rPr>
      </w:pPr>
      <w:r w:rsidRPr="005E5303">
        <w:rPr>
          <w:lang w:val="en-US"/>
        </w:rPr>
        <w:t xml:space="preserve">Import lobby page </w:t>
      </w:r>
    </w:p>
    <w:p w14:paraId="342E3DC3" w14:textId="21E94773" w:rsidR="005E5303" w:rsidRPr="005E5303" w:rsidRDefault="005E5303" w:rsidP="005E5303">
      <w:pPr>
        <w:rPr>
          <w:lang w:val="en-US"/>
        </w:rPr>
      </w:pPr>
      <w:r>
        <w:rPr>
          <w:lang w:val="en-US"/>
        </w:rPr>
        <w:t xml:space="preserve">Import lobby page - </w:t>
      </w:r>
      <w:r w:rsidRPr="005E5303">
        <w:rPr>
          <w:lang w:val="en-US"/>
        </w:rPr>
        <w:t>Service Delivery Overview</w:t>
      </w:r>
      <w:r>
        <w:rPr>
          <w:lang w:val="en-US"/>
        </w:rPr>
        <w:t xml:space="preserve">- found in </w:t>
      </w:r>
      <w:r w:rsidRPr="005E5303">
        <w:rPr>
          <w:lang w:val="en-US"/>
        </w:rPr>
        <w:t>Tunstall Deliverables\EA_SERVICES\LOBBY</w:t>
      </w:r>
      <w:r>
        <w:rPr>
          <w:lang w:val="en-US"/>
        </w:rPr>
        <w:t xml:space="preserve"> using the ‘Import Page’ command in Lobby Overview window</w:t>
      </w:r>
    </w:p>
    <w:p w14:paraId="58A67151" w14:textId="211FC25E" w:rsidR="005E5303" w:rsidRDefault="005E5303" w:rsidP="005E5303">
      <w:pPr>
        <w:rPr>
          <w:lang w:val="en-US"/>
        </w:rPr>
      </w:pPr>
      <w:r>
        <w:rPr>
          <w:noProof/>
        </w:rPr>
        <w:lastRenderedPageBreak/>
        <w:drawing>
          <wp:inline distT="0" distB="0" distL="0" distR="0" wp14:anchorId="04560360" wp14:editId="54D75EBF">
            <wp:extent cx="2833816" cy="1745312"/>
            <wp:effectExtent l="0" t="0" r="508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53970" cy="1757724"/>
                    </a:xfrm>
                    <a:prstGeom prst="rect">
                      <a:avLst/>
                    </a:prstGeom>
                  </pic:spPr>
                </pic:pic>
              </a:graphicData>
            </a:graphic>
          </wp:inline>
        </w:drawing>
      </w:r>
    </w:p>
    <w:p w14:paraId="5A70603F" w14:textId="7048B78B" w:rsidR="0060640A" w:rsidRPr="0060640A" w:rsidRDefault="0060640A" w:rsidP="0060640A">
      <w:pPr>
        <w:pStyle w:val="ListParagraph"/>
        <w:numPr>
          <w:ilvl w:val="0"/>
          <w:numId w:val="6"/>
        </w:numPr>
        <w:rPr>
          <w:lang w:val="en-US"/>
        </w:rPr>
      </w:pPr>
      <w:r>
        <w:rPr>
          <w:lang w:val="en-US"/>
        </w:rPr>
        <w:t>Grant permission to the lobby page</w:t>
      </w:r>
    </w:p>
    <w:p w14:paraId="5EC6F581" w14:textId="48277187" w:rsidR="005E5303" w:rsidRDefault="00A709FC" w:rsidP="00A709FC">
      <w:pPr>
        <w:pStyle w:val="ListParagraph"/>
        <w:numPr>
          <w:ilvl w:val="0"/>
          <w:numId w:val="10"/>
        </w:numPr>
        <w:rPr>
          <w:lang w:val="en-US"/>
        </w:rPr>
      </w:pPr>
      <w:r>
        <w:rPr>
          <w:lang w:val="en-US"/>
        </w:rPr>
        <w:t>Locate lobby page in the Lobby Overview window</w:t>
      </w:r>
    </w:p>
    <w:p w14:paraId="2C3B184B" w14:textId="55EAB72D" w:rsidR="00A709FC" w:rsidRDefault="00A709FC" w:rsidP="00A709FC">
      <w:pPr>
        <w:pStyle w:val="ListParagraph"/>
        <w:numPr>
          <w:ilvl w:val="0"/>
          <w:numId w:val="10"/>
        </w:numPr>
        <w:rPr>
          <w:lang w:val="en-US"/>
        </w:rPr>
      </w:pPr>
      <w:r>
        <w:rPr>
          <w:lang w:val="en-US"/>
        </w:rPr>
        <w:t>RMB -&gt; Edit</w:t>
      </w:r>
    </w:p>
    <w:p w14:paraId="28820D1F" w14:textId="6E650145" w:rsidR="00A709FC" w:rsidRDefault="00A709FC" w:rsidP="00A709FC">
      <w:pPr>
        <w:jc w:val="center"/>
        <w:rPr>
          <w:lang w:val="en-US"/>
        </w:rPr>
      </w:pPr>
      <w:r>
        <w:rPr>
          <w:noProof/>
        </w:rPr>
        <w:drawing>
          <wp:inline distT="0" distB="0" distL="0" distR="0" wp14:anchorId="26CC70CF" wp14:editId="3041FBC8">
            <wp:extent cx="3385751" cy="147193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95742" cy="1476278"/>
                    </a:xfrm>
                    <a:prstGeom prst="rect">
                      <a:avLst/>
                    </a:prstGeom>
                  </pic:spPr>
                </pic:pic>
              </a:graphicData>
            </a:graphic>
          </wp:inline>
        </w:drawing>
      </w:r>
    </w:p>
    <w:p w14:paraId="33EE9733" w14:textId="30382791" w:rsidR="00A709FC" w:rsidRDefault="00A709FC" w:rsidP="00A709FC">
      <w:pPr>
        <w:pStyle w:val="ListParagraph"/>
        <w:numPr>
          <w:ilvl w:val="0"/>
          <w:numId w:val="10"/>
        </w:numPr>
        <w:rPr>
          <w:lang w:val="en-US"/>
        </w:rPr>
      </w:pPr>
      <w:r>
        <w:rPr>
          <w:lang w:val="en-US"/>
        </w:rPr>
        <w:t>Click on the Presentation Object link</w:t>
      </w:r>
    </w:p>
    <w:p w14:paraId="7552A36A" w14:textId="6EDA15C7" w:rsidR="00A709FC" w:rsidRDefault="00A709FC" w:rsidP="00A709FC">
      <w:pPr>
        <w:jc w:val="center"/>
        <w:rPr>
          <w:lang w:val="en-US"/>
        </w:rPr>
      </w:pPr>
      <w:r>
        <w:rPr>
          <w:noProof/>
        </w:rPr>
        <w:drawing>
          <wp:inline distT="0" distB="0" distL="0" distR="0" wp14:anchorId="08C4E8D5" wp14:editId="11B52F09">
            <wp:extent cx="3361038" cy="200336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5699" cy="2018065"/>
                    </a:xfrm>
                    <a:prstGeom prst="rect">
                      <a:avLst/>
                    </a:prstGeom>
                  </pic:spPr>
                </pic:pic>
              </a:graphicData>
            </a:graphic>
          </wp:inline>
        </w:drawing>
      </w:r>
    </w:p>
    <w:p w14:paraId="3F826542" w14:textId="34C1A6DE" w:rsidR="00A709FC" w:rsidRDefault="00A709FC" w:rsidP="00A709FC">
      <w:pPr>
        <w:pStyle w:val="ListParagraph"/>
        <w:numPr>
          <w:ilvl w:val="0"/>
          <w:numId w:val="10"/>
        </w:numPr>
        <w:rPr>
          <w:lang w:val="en-US"/>
        </w:rPr>
      </w:pPr>
      <w:r>
        <w:rPr>
          <w:lang w:val="en-US"/>
        </w:rPr>
        <w:t>Grant permission to the indented permission set</w:t>
      </w:r>
    </w:p>
    <w:p w14:paraId="042B6DEA" w14:textId="5DFB23D4" w:rsidR="00A709FC" w:rsidRPr="00A709FC" w:rsidRDefault="00A709FC" w:rsidP="00A709FC">
      <w:pPr>
        <w:jc w:val="center"/>
        <w:rPr>
          <w:lang w:val="en-US"/>
        </w:rPr>
      </w:pPr>
      <w:r>
        <w:rPr>
          <w:noProof/>
        </w:rPr>
        <w:drawing>
          <wp:inline distT="0" distB="0" distL="0" distR="0" wp14:anchorId="069A5A81" wp14:editId="28CFA3E7">
            <wp:extent cx="3435178" cy="1785333"/>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39058" cy="1787349"/>
                    </a:xfrm>
                    <a:prstGeom prst="rect">
                      <a:avLst/>
                    </a:prstGeom>
                  </pic:spPr>
                </pic:pic>
              </a:graphicData>
            </a:graphic>
          </wp:inline>
        </w:drawing>
      </w:r>
    </w:p>
    <w:p w14:paraId="53FA6A41" w14:textId="77777777" w:rsidR="00A67C5B" w:rsidRDefault="00A67C5B" w:rsidP="00A67C5B">
      <w:pPr>
        <w:pStyle w:val="Heading1"/>
        <w:rPr>
          <w:lang w:val="en-US"/>
        </w:rPr>
      </w:pPr>
      <w:r w:rsidRPr="32C8C76C">
        <w:rPr>
          <w:lang w:val="en-US"/>
        </w:rPr>
        <w:lastRenderedPageBreak/>
        <w:t>Developer Test Proposal</w:t>
      </w:r>
    </w:p>
    <w:p w14:paraId="48CB33C0" w14:textId="77777777" w:rsidR="00A67C5B" w:rsidRPr="00777BB1" w:rsidRDefault="00A67C5B" w:rsidP="00A67C5B">
      <w:pPr>
        <w:rPr>
          <w:i/>
        </w:rPr>
      </w:pPr>
      <w:r w:rsidRPr="00777BB1">
        <w:rPr>
          <w:i/>
        </w:rPr>
        <w:t>**** Guidance Notes – Remove prior to submission ****</w:t>
      </w:r>
    </w:p>
    <w:p w14:paraId="368D3B6C" w14:textId="77777777" w:rsidR="00A67C5B" w:rsidRDefault="00A67C5B" w:rsidP="00A67C5B">
      <w:pPr>
        <w:pStyle w:val="ListParagraph"/>
        <w:numPr>
          <w:ilvl w:val="0"/>
          <w:numId w:val="2"/>
        </w:numPr>
        <w:rPr>
          <w:i/>
          <w:lang w:eastAsia="en-US"/>
        </w:rPr>
      </w:pPr>
      <w:r>
        <w:rPr>
          <w:i/>
          <w:lang w:eastAsia="en-US"/>
        </w:rPr>
        <w:t>Tests recommended by the developer to be included in UAT</w:t>
      </w:r>
    </w:p>
    <w:p w14:paraId="632D5C93" w14:textId="77777777" w:rsidR="00A67C5B" w:rsidRDefault="00A67C5B" w:rsidP="00A67C5B">
      <w:pPr>
        <w:rPr>
          <w:i/>
        </w:rPr>
      </w:pPr>
      <w:r>
        <w:rPr>
          <w:i/>
        </w:rPr>
        <w:t>e.g.</w:t>
      </w:r>
    </w:p>
    <w:tbl>
      <w:tblPr>
        <w:tblStyle w:val="TableGrid"/>
        <w:tblW w:w="0" w:type="auto"/>
        <w:tblLook w:val="04A0" w:firstRow="1" w:lastRow="0" w:firstColumn="1" w:lastColumn="0" w:noHBand="0" w:noVBand="1"/>
      </w:tblPr>
      <w:tblGrid>
        <w:gridCol w:w="946"/>
        <w:gridCol w:w="8070"/>
      </w:tblGrid>
      <w:tr w:rsidR="00A67C5B" w:rsidRPr="00592362" w14:paraId="6D21718E" w14:textId="77777777" w:rsidTr="00786CD4">
        <w:trPr>
          <w:tblHeader/>
        </w:trPr>
        <w:tc>
          <w:tcPr>
            <w:tcW w:w="959" w:type="dxa"/>
            <w:shd w:val="clear" w:color="auto" w:fill="FFFFFF" w:themeFill="background1"/>
          </w:tcPr>
          <w:p w14:paraId="5E455209" w14:textId="77777777" w:rsidR="00A67C5B" w:rsidRPr="00592362" w:rsidRDefault="00A67C5B" w:rsidP="00786CD4">
            <w:pPr>
              <w:pStyle w:val="WLBody1"/>
              <w:spacing w:before="60" w:after="60"/>
              <w:rPr>
                <w:b/>
                <w:sz w:val="16"/>
                <w:szCs w:val="16"/>
              </w:rPr>
            </w:pPr>
            <w:r>
              <w:rPr>
                <w:b/>
                <w:sz w:val="16"/>
                <w:szCs w:val="16"/>
              </w:rPr>
              <w:t>Test</w:t>
            </w:r>
            <w:r w:rsidRPr="00592362">
              <w:rPr>
                <w:b/>
                <w:sz w:val="16"/>
                <w:szCs w:val="16"/>
              </w:rPr>
              <w:t xml:space="preserve"> ID</w:t>
            </w:r>
          </w:p>
        </w:tc>
        <w:tc>
          <w:tcPr>
            <w:tcW w:w="8283" w:type="dxa"/>
            <w:shd w:val="clear" w:color="auto" w:fill="FFFFFF" w:themeFill="background1"/>
          </w:tcPr>
          <w:p w14:paraId="24690CEC" w14:textId="77777777" w:rsidR="00A67C5B" w:rsidRPr="00592362" w:rsidRDefault="00A67C5B" w:rsidP="00786CD4">
            <w:pPr>
              <w:pStyle w:val="WLBody1"/>
              <w:spacing w:before="60" w:after="60"/>
              <w:rPr>
                <w:b/>
                <w:sz w:val="16"/>
                <w:szCs w:val="16"/>
              </w:rPr>
            </w:pPr>
            <w:r>
              <w:rPr>
                <w:b/>
                <w:sz w:val="16"/>
                <w:szCs w:val="16"/>
              </w:rPr>
              <w:t>Recommended Test</w:t>
            </w:r>
          </w:p>
        </w:tc>
      </w:tr>
      <w:tr w:rsidR="00A67C5B" w:rsidRPr="00592362" w14:paraId="5FF2B96A" w14:textId="77777777" w:rsidTr="00786CD4">
        <w:tc>
          <w:tcPr>
            <w:tcW w:w="959" w:type="dxa"/>
          </w:tcPr>
          <w:p w14:paraId="370E3ACA" w14:textId="77777777" w:rsidR="00A67C5B" w:rsidRPr="00592362" w:rsidRDefault="00A67C5B" w:rsidP="00786CD4">
            <w:pPr>
              <w:pStyle w:val="WLBody1"/>
              <w:spacing w:before="60" w:after="60"/>
              <w:rPr>
                <w:sz w:val="16"/>
                <w:szCs w:val="16"/>
              </w:rPr>
            </w:pPr>
            <w:r w:rsidRPr="00592362">
              <w:rPr>
                <w:sz w:val="16"/>
                <w:szCs w:val="16"/>
              </w:rPr>
              <w:t>1</w:t>
            </w:r>
          </w:p>
        </w:tc>
        <w:tc>
          <w:tcPr>
            <w:tcW w:w="8283" w:type="dxa"/>
          </w:tcPr>
          <w:p w14:paraId="37F227EE" w14:textId="77777777" w:rsidR="00A67C5B" w:rsidRPr="00592362" w:rsidRDefault="00A67C5B" w:rsidP="00786CD4">
            <w:pPr>
              <w:pStyle w:val="WLBody1"/>
              <w:spacing w:before="60" w:after="60"/>
              <w:rPr>
                <w:sz w:val="16"/>
                <w:szCs w:val="16"/>
              </w:rPr>
            </w:pPr>
            <w:r>
              <w:rPr>
                <w:sz w:val="16"/>
                <w:szCs w:val="16"/>
              </w:rPr>
              <w:t>Test the boundaries of all parameters</w:t>
            </w:r>
          </w:p>
        </w:tc>
      </w:tr>
      <w:tr w:rsidR="00A67C5B" w:rsidRPr="00592362" w14:paraId="24941B7B" w14:textId="77777777" w:rsidTr="00786CD4">
        <w:tc>
          <w:tcPr>
            <w:tcW w:w="959" w:type="dxa"/>
          </w:tcPr>
          <w:p w14:paraId="7DBFFD2F" w14:textId="77777777" w:rsidR="00A67C5B" w:rsidRPr="00592362" w:rsidRDefault="00A67C5B" w:rsidP="00786CD4">
            <w:pPr>
              <w:pStyle w:val="WLBody1"/>
              <w:spacing w:before="60" w:after="60"/>
              <w:rPr>
                <w:sz w:val="16"/>
                <w:szCs w:val="16"/>
              </w:rPr>
            </w:pPr>
            <w:r>
              <w:rPr>
                <w:sz w:val="16"/>
                <w:szCs w:val="16"/>
              </w:rPr>
              <w:t>2</w:t>
            </w:r>
          </w:p>
        </w:tc>
        <w:tc>
          <w:tcPr>
            <w:tcW w:w="8283" w:type="dxa"/>
          </w:tcPr>
          <w:p w14:paraId="4960E092" w14:textId="77777777" w:rsidR="00A67C5B" w:rsidRDefault="00A67C5B" w:rsidP="00786CD4">
            <w:pPr>
              <w:pStyle w:val="WLBody1"/>
              <w:spacing w:before="60" w:after="60"/>
              <w:rPr>
                <w:sz w:val="16"/>
                <w:szCs w:val="16"/>
              </w:rPr>
            </w:pPr>
          </w:p>
        </w:tc>
      </w:tr>
      <w:tr w:rsidR="00A67C5B" w:rsidRPr="00592362" w14:paraId="0FE70B9F" w14:textId="77777777" w:rsidTr="00786CD4">
        <w:tc>
          <w:tcPr>
            <w:tcW w:w="959" w:type="dxa"/>
          </w:tcPr>
          <w:p w14:paraId="60EEFA60" w14:textId="77777777" w:rsidR="00A67C5B" w:rsidRDefault="00A67C5B" w:rsidP="00786CD4">
            <w:pPr>
              <w:pStyle w:val="WLBody1"/>
              <w:spacing w:before="60" w:after="60"/>
              <w:rPr>
                <w:sz w:val="16"/>
                <w:szCs w:val="16"/>
              </w:rPr>
            </w:pPr>
            <w:r>
              <w:rPr>
                <w:sz w:val="16"/>
                <w:szCs w:val="16"/>
              </w:rPr>
              <w:t>3</w:t>
            </w:r>
          </w:p>
        </w:tc>
        <w:tc>
          <w:tcPr>
            <w:tcW w:w="8283" w:type="dxa"/>
          </w:tcPr>
          <w:p w14:paraId="4B0813A9" w14:textId="77777777" w:rsidR="00A67C5B" w:rsidRDefault="00A67C5B" w:rsidP="00786CD4">
            <w:pPr>
              <w:pStyle w:val="WLBody1"/>
              <w:spacing w:before="60" w:after="60"/>
              <w:rPr>
                <w:sz w:val="16"/>
                <w:szCs w:val="16"/>
              </w:rPr>
            </w:pPr>
          </w:p>
        </w:tc>
      </w:tr>
      <w:tr w:rsidR="00A67C5B" w:rsidRPr="00592362" w14:paraId="2FAB7975" w14:textId="77777777" w:rsidTr="00786CD4">
        <w:tc>
          <w:tcPr>
            <w:tcW w:w="959" w:type="dxa"/>
          </w:tcPr>
          <w:p w14:paraId="2DB58258" w14:textId="77777777" w:rsidR="00A67C5B" w:rsidRDefault="00A67C5B" w:rsidP="00786CD4">
            <w:pPr>
              <w:pStyle w:val="WLBody1"/>
              <w:spacing w:before="60" w:after="60"/>
              <w:rPr>
                <w:sz w:val="16"/>
                <w:szCs w:val="16"/>
              </w:rPr>
            </w:pPr>
            <w:r>
              <w:rPr>
                <w:sz w:val="16"/>
                <w:szCs w:val="16"/>
              </w:rPr>
              <w:t>4</w:t>
            </w:r>
          </w:p>
        </w:tc>
        <w:tc>
          <w:tcPr>
            <w:tcW w:w="8283" w:type="dxa"/>
          </w:tcPr>
          <w:p w14:paraId="27562A8F" w14:textId="77777777" w:rsidR="00A67C5B" w:rsidRDefault="00A67C5B" w:rsidP="00786CD4">
            <w:pPr>
              <w:pStyle w:val="WLBody1"/>
              <w:spacing w:before="60" w:after="60"/>
              <w:rPr>
                <w:sz w:val="16"/>
                <w:szCs w:val="16"/>
              </w:rPr>
            </w:pPr>
          </w:p>
        </w:tc>
      </w:tr>
      <w:tr w:rsidR="00A67C5B" w:rsidRPr="00592362" w14:paraId="02AE7059" w14:textId="77777777" w:rsidTr="00786CD4">
        <w:tc>
          <w:tcPr>
            <w:tcW w:w="959" w:type="dxa"/>
          </w:tcPr>
          <w:p w14:paraId="605F383F" w14:textId="77777777" w:rsidR="00A67C5B" w:rsidRDefault="00A67C5B" w:rsidP="00786CD4">
            <w:pPr>
              <w:pStyle w:val="WLBody1"/>
              <w:spacing w:before="60" w:after="60"/>
              <w:rPr>
                <w:sz w:val="16"/>
                <w:szCs w:val="16"/>
              </w:rPr>
            </w:pPr>
            <w:r>
              <w:rPr>
                <w:sz w:val="16"/>
                <w:szCs w:val="16"/>
              </w:rPr>
              <w:t>5</w:t>
            </w:r>
          </w:p>
        </w:tc>
        <w:tc>
          <w:tcPr>
            <w:tcW w:w="8283" w:type="dxa"/>
          </w:tcPr>
          <w:p w14:paraId="3FFDB250" w14:textId="77777777" w:rsidR="00A67C5B" w:rsidRDefault="00A67C5B" w:rsidP="00786CD4">
            <w:pPr>
              <w:pStyle w:val="WLBody1"/>
              <w:spacing w:before="60" w:after="60"/>
              <w:rPr>
                <w:sz w:val="16"/>
                <w:szCs w:val="16"/>
              </w:rPr>
            </w:pPr>
          </w:p>
        </w:tc>
      </w:tr>
      <w:tr w:rsidR="00A67C5B" w:rsidRPr="00592362" w14:paraId="71CE1260" w14:textId="77777777" w:rsidTr="00786CD4">
        <w:tc>
          <w:tcPr>
            <w:tcW w:w="959" w:type="dxa"/>
          </w:tcPr>
          <w:p w14:paraId="7918AC2B" w14:textId="77777777" w:rsidR="00A67C5B" w:rsidRDefault="00A67C5B" w:rsidP="00786CD4">
            <w:pPr>
              <w:pStyle w:val="WLBody1"/>
              <w:spacing w:before="60" w:after="60"/>
              <w:rPr>
                <w:sz w:val="16"/>
                <w:szCs w:val="16"/>
              </w:rPr>
            </w:pPr>
            <w:r>
              <w:rPr>
                <w:sz w:val="16"/>
                <w:szCs w:val="16"/>
              </w:rPr>
              <w:t>6</w:t>
            </w:r>
          </w:p>
        </w:tc>
        <w:tc>
          <w:tcPr>
            <w:tcW w:w="8283" w:type="dxa"/>
          </w:tcPr>
          <w:p w14:paraId="4291E369" w14:textId="77777777" w:rsidR="00A67C5B" w:rsidRDefault="00A67C5B" w:rsidP="00786CD4">
            <w:pPr>
              <w:pStyle w:val="WLBody1"/>
              <w:spacing w:before="60" w:after="60"/>
              <w:rPr>
                <w:sz w:val="16"/>
                <w:szCs w:val="16"/>
              </w:rPr>
            </w:pPr>
          </w:p>
        </w:tc>
      </w:tr>
      <w:tr w:rsidR="00A67C5B" w:rsidRPr="00592362" w14:paraId="7A88AADC" w14:textId="77777777" w:rsidTr="00786CD4">
        <w:tc>
          <w:tcPr>
            <w:tcW w:w="959" w:type="dxa"/>
          </w:tcPr>
          <w:p w14:paraId="09A3E7E9" w14:textId="77777777" w:rsidR="00A67C5B" w:rsidRDefault="00A67C5B" w:rsidP="00786CD4">
            <w:pPr>
              <w:pStyle w:val="WLBody1"/>
              <w:spacing w:before="60" w:after="60"/>
              <w:rPr>
                <w:sz w:val="16"/>
                <w:szCs w:val="16"/>
              </w:rPr>
            </w:pPr>
            <w:r>
              <w:rPr>
                <w:sz w:val="16"/>
                <w:szCs w:val="16"/>
              </w:rPr>
              <w:t>7</w:t>
            </w:r>
          </w:p>
        </w:tc>
        <w:tc>
          <w:tcPr>
            <w:tcW w:w="8283" w:type="dxa"/>
          </w:tcPr>
          <w:p w14:paraId="70049302" w14:textId="77777777" w:rsidR="00A67C5B" w:rsidRDefault="00A67C5B" w:rsidP="00786CD4">
            <w:pPr>
              <w:pStyle w:val="WLBody1"/>
              <w:spacing w:before="60" w:after="60"/>
              <w:rPr>
                <w:sz w:val="16"/>
                <w:szCs w:val="16"/>
              </w:rPr>
            </w:pPr>
          </w:p>
        </w:tc>
      </w:tr>
    </w:tbl>
    <w:p w14:paraId="680FB2EE" w14:textId="77777777" w:rsidR="00A67C5B" w:rsidRDefault="00A67C5B" w:rsidP="00A67C5B">
      <w:pPr>
        <w:spacing w:before="240"/>
      </w:pPr>
      <w:r>
        <w:t>***********************************************</w:t>
      </w:r>
    </w:p>
    <w:p w14:paraId="3D503BCA" w14:textId="77777777" w:rsidR="00A67C5B" w:rsidRPr="009909ED" w:rsidRDefault="00A67C5B" w:rsidP="00A67C5B">
      <w:pPr>
        <w:pStyle w:val="Heading1"/>
        <w:rPr>
          <w:lang w:val="en-US"/>
        </w:rPr>
      </w:pPr>
      <w:r w:rsidRPr="32C8C76C">
        <w:rPr>
          <w:lang w:val="en-US"/>
        </w:rPr>
        <w:t>User Acceptance Tests</w:t>
      </w:r>
    </w:p>
    <w:p w14:paraId="4A127A5E" w14:textId="77777777" w:rsidR="00A67C5B" w:rsidRDefault="00A67C5B" w:rsidP="00A67C5B">
      <w:r w:rsidRPr="32C8C76C">
        <w:t>***********************************************</w:t>
      </w:r>
    </w:p>
    <w:p w14:paraId="41ED34A7" w14:textId="77777777" w:rsidR="00A67C5B" w:rsidRDefault="00A67C5B" w:rsidP="00A67C5B"/>
    <w:p w14:paraId="05A4F414" w14:textId="77777777" w:rsidR="002966E8" w:rsidRDefault="00A709FC"/>
    <w:sectPr w:rsidR="002966E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rageeth Gangabada" w:date="2021-03-15T12:43:00Z" w:initials="PG">
    <w:p w14:paraId="0CFA4A73" w14:textId="6B3107EA" w:rsidR="00D66A27" w:rsidRDefault="00D66A27">
      <w:pPr>
        <w:pStyle w:val="CommentText"/>
      </w:pPr>
      <w:r>
        <w:rPr>
          <w:rStyle w:val="CommentReference"/>
        </w:rPr>
        <w:annotationRef/>
      </w:r>
      <w:r>
        <w:t>I believe all the highlighted lobby elements are not required</w:t>
      </w:r>
    </w:p>
  </w:comment>
  <w:comment w:id="1" w:author="Prageeth Gangabada" w:date="2021-03-15T12:49:00Z" w:initials="PG">
    <w:p w14:paraId="2F879B66" w14:textId="07846323" w:rsidR="00D66A27" w:rsidRDefault="00D66A27">
      <w:pPr>
        <w:pStyle w:val="CommentText"/>
      </w:pPr>
      <w:r>
        <w:rPr>
          <w:rStyle w:val="CommentReference"/>
        </w:rPr>
        <w:annotationRef/>
      </w:r>
      <w:r>
        <w:t>Status is “Work Done”??</w:t>
      </w:r>
    </w:p>
  </w:comment>
  <w:comment w:id="2" w:author="Prageeth Gangabada" w:date="2021-03-15T12:47:00Z" w:initials="PG">
    <w:p w14:paraId="7119A1B6" w14:textId="64AF2F4D" w:rsidR="00D66A27" w:rsidRDefault="00D66A27">
      <w:pPr>
        <w:pStyle w:val="CommentText"/>
      </w:pPr>
      <w:r>
        <w:rPr>
          <w:rStyle w:val="CommentReference"/>
        </w:rPr>
        <w:annotationRef/>
      </w:r>
      <w:r>
        <w:t xml:space="preserve">What if Tunstall SLA is null? Such entries would be ignored for the calculation by default when a date comparison is performed. Should those be considered? </w:t>
      </w:r>
    </w:p>
  </w:comment>
  <w:comment w:id="3" w:author="Prageeth Gangabada" w:date="2021-03-15T12:46:00Z" w:initials="PG">
    <w:p w14:paraId="04EA78C0" w14:textId="2EA7A960" w:rsidR="00D66A27" w:rsidRDefault="00D66A27">
      <w:pPr>
        <w:pStyle w:val="CommentText"/>
      </w:pPr>
      <w:r>
        <w:rPr>
          <w:rStyle w:val="CommentReference"/>
        </w:rPr>
        <w:annotationRef/>
      </w:r>
      <w:r>
        <w:t xml:space="preserve">What happens to the records where </w:t>
      </w:r>
      <w:r>
        <w:rPr>
          <w:lang w:eastAsia="en-GB"/>
        </w:rPr>
        <w:t xml:space="preserve">Tunstall SLA = Actual Finish? Shouldn’t those fall under “within SLA”? </w:t>
      </w:r>
      <w:r>
        <w:rPr>
          <w:rStyle w:val="CommentReference"/>
        </w:rPr>
        <w:annotationRef/>
      </w:r>
    </w:p>
  </w:comment>
  <w:comment w:id="4" w:author="Prageeth Gangabada" w:date="2021-03-15T14:58:00Z" w:initials="PG">
    <w:p w14:paraId="110E1260" w14:textId="49A28141" w:rsidR="00DB1802" w:rsidRDefault="00DB1802">
      <w:pPr>
        <w:pStyle w:val="CommentText"/>
      </w:pPr>
      <w:r>
        <w:rPr>
          <w:rStyle w:val="CommentReference"/>
        </w:rPr>
        <w:annotationRef/>
      </w:r>
      <w:r>
        <w:t>Note:  You can find the lobby page here;</w:t>
      </w:r>
      <w:r>
        <w:br/>
      </w:r>
      <w:r w:rsidRPr="00DB1802">
        <w:t>ifswin:Ifs.Fnd.CompositePageRenderer.PageContainer?page_id=14236040-1562-41b4-af41-ee0c427d6974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FA4A73" w15:done="0"/>
  <w15:commentEx w15:paraId="2F879B66" w15:done="0"/>
  <w15:commentEx w15:paraId="7119A1B6" w15:done="0"/>
  <w15:commentEx w15:paraId="04EA78C0" w15:done="0"/>
  <w15:commentEx w15:paraId="110E12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9D4DD" w16cex:dateUtc="2021-03-15T07:13:00Z"/>
  <w16cex:commentExtensible w16cex:durableId="23F9D660" w16cex:dateUtc="2021-03-15T07:19:00Z"/>
  <w16cex:commentExtensible w16cex:durableId="23F9D5E0" w16cex:dateUtc="2021-03-15T07:17:00Z"/>
  <w16cex:commentExtensible w16cex:durableId="23F9D58C" w16cex:dateUtc="2021-03-15T07:16:00Z"/>
  <w16cex:commentExtensible w16cex:durableId="23F9F483" w16cex:dateUtc="2021-03-15T09: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FA4A73" w16cid:durableId="23F9D4DD"/>
  <w16cid:commentId w16cid:paraId="2F879B66" w16cid:durableId="23F9D660"/>
  <w16cid:commentId w16cid:paraId="7119A1B6" w16cid:durableId="23F9D5E0"/>
  <w16cid:commentId w16cid:paraId="04EA78C0" w16cid:durableId="23F9D58C"/>
  <w16cid:commentId w16cid:paraId="110E1260" w16cid:durableId="23F9F48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657AB"/>
    <w:multiLevelType w:val="hybridMultilevel"/>
    <w:tmpl w:val="0A827D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1D548B"/>
    <w:multiLevelType w:val="hybridMultilevel"/>
    <w:tmpl w:val="C0ECCA6C"/>
    <w:lvl w:ilvl="0" w:tplc="3EA24F6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B430285"/>
    <w:multiLevelType w:val="hybridMultilevel"/>
    <w:tmpl w:val="C6DEBE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641A7F"/>
    <w:multiLevelType w:val="hybridMultilevel"/>
    <w:tmpl w:val="D77AF0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16751F3"/>
    <w:multiLevelType w:val="hybridMultilevel"/>
    <w:tmpl w:val="6F0CA7F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61C69C0"/>
    <w:multiLevelType w:val="hybridMultilevel"/>
    <w:tmpl w:val="364A1E66"/>
    <w:lvl w:ilvl="0" w:tplc="4C30494C">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6" w15:restartNumberingAfterBreak="0">
    <w:nsid w:val="46AE5596"/>
    <w:multiLevelType w:val="hybridMultilevel"/>
    <w:tmpl w:val="D77AF0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EE028D3"/>
    <w:multiLevelType w:val="hybridMultilevel"/>
    <w:tmpl w:val="CB1C71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FBD1B00"/>
    <w:multiLevelType w:val="multilevel"/>
    <w:tmpl w:val="C3DC780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18"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79D07068"/>
    <w:multiLevelType w:val="hybridMultilevel"/>
    <w:tmpl w:val="2CCC1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9"/>
  </w:num>
  <w:num w:numId="4">
    <w:abstractNumId w:val="2"/>
  </w:num>
  <w:num w:numId="5">
    <w:abstractNumId w:val="7"/>
  </w:num>
  <w:num w:numId="6">
    <w:abstractNumId w:val="6"/>
  </w:num>
  <w:num w:numId="7">
    <w:abstractNumId w:val="5"/>
  </w:num>
  <w:num w:numId="8">
    <w:abstractNumId w:val="3"/>
  </w:num>
  <w:num w:numId="9">
    <w:abstractNumId w:val="4"/>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rageeth Gangabada">
    <w15:presenceInfo w15:providerId="AD" w15:userId="S::P.Gangabada@e-analytics.com::3c37515a-a0f0-43ca-8029-af87ca251a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C5B"/>
    <w:rsid w:val="00003C7B"/>
    <w:rsid w:val="0005425D"/>
    <w:rsid w:val="000E3830"/>
    <w:rsid w:val="00101DD9"/>
    <w:rsid w:val="0010249A"/>
    <w:rsid w:val="00293361"/>
    <w:rsid w:val="002C14B1"/>
    <w:rsid w:val="002F2020"/>
    <w:rsid w:val="002F2997"/>
    <w:rsid w:val="00305A8F"/>
    <w:rsid w:val="00347C0B"/>
    <w:rsid w:val="0035015C"/>
    <w:rsid w:val="00361496"/>
    <w:rsid w:val="00391356"/>
    <w:rsid w:val="003A396D"/>
    <w:rsid w:val="003A435E"/>
    <w:rsid w:val="003C5215"/>
    <w:rsid w:val="003F3224"/>
    <w:rsid w:val="00404961"/>
    <w:rsid w:val="004278C8"/>
    <w:rsid w:val="0045355D"/>
    <w:rsid w:val="004A042E"/>
    <w:rsid w:val="00570B6B"/>
    <w:rsid w:val="005E5303"/>
    <w:rsid w:val="0060640A"/>
    <w:rsid w:val="00622542"/>
    <w:rsid w:val="006502CE"/>
    <w:rsid w:val="00662EAA"/>
    <w:rsid w:val="006F028D"/>
    <w:rsid w:val="00710813"/>
    <w:rsid w:val="00753D10"/>
    <w:rsid w:val="00765149"/>
    <w:rsid w:val="007663DF"/>
    <w:rsid w:val="00782B92"/>
    <w:rsid w:val="007D69D8"/>
    <w:rsid w:val="008407D6"/>
    <w:rsid w:val="00867338"/>
    <w:rsid w:val="009412BF"/>
    <w:rsid w:val="00954D15"/>
    <w:rsid w:val="009D7B3C"/>
    <w:rsid w:val="00A37D1B"/>
    <w:rsid w:val="00A43059"/>
    <w:rsid w:val="00A67C5B"/>
    <w:rsid w:val="00A709FC"/>
    <w:rsid w:val="00A8060D"/>
    <w:rsid w:val="00A93595"/>
    <w:rsid w:val="00AA1470"/>
    <w:rsid w:val="00AC176A"/>
    <w:rsid w:val="00AE5918"/>
    <w:rsid w:val="00AF2B28"/>
    <w:rsid w:val="00B078FA"/>
    <w:rsid w:val="00B113C0"/>
    <w:rsid w:val="00B914B6"/>
    <w:rsid w:val="00B91C7C"/>
    <w:rsid w:val="00BF52CD"/>
    <w:rsid w:val="00CA3473"/>
    <w:rsid w:val="00CA4895"/>
    <w:rsid w:val="00CB10F7"/>
    <w:rsid w:val="00D23D60"/>
    <w:rsid w:val="00D4028E"/>
    <w:rsid w:val="00D64492"/>
    <w:rsid w:val="00D66A27"/>
    <w:rsid w:val="00D739C0"/>
    <w:rsid w:val="00DB133D"/>
    <w:rsid w:val="00DB1426"/>
    <w:rsid w:val="00DB1802"/>
    <w:rsid w:val="00E03771"/>
    <w:rsid w:val="00ED197B"/>
    <w:rsid w:val="00EE467D"/>
    <w:rsid w:val="00F54D22"/>
    <w:rsid w:val="00F704B4"/>
    <w:rsid w:val="00F83405"/>
    <w:rsid w:val="00FB17E3"/>
    <w:rsid w:val="00FB5A6C"/>
    <w:rsid w:val="00FF773B"/>
  </w:rsids>
  <m:mathPr>
    <m:mathFont m:val="Cambria Math"/>
    <m:brkBin m:val="before"/>
    <m:brkBinSub m:val="--"/>
    <m:smallFrac m:val="0"/>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99A4A"/>
  <w15:chartTrackingRefBased/>
  <w15:docId w15:val="{A5D5E49F-83C2-4073-9868-DF8DEF93F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C5B"/>
  </w:style>
  <w:style w:type="paragraph" w:styleId="Heading1">
    <w:name w:val="heading 1"/>
    <w:basedOn w:val="Normal"/>
    <w:next w:val="Normal"/>
    <w:link w:val="Heading1Char"/>
    <w:uiPriority w:val="9"/>
    <w:qFormat/>
    <w:rsid w:val="00A67C5B"/>
    <w:pPr>
      <w:numPr>
        <w:numId w:val="1"/>
      </w:numPr>
      <w:spacing w:after="200" w:line="276" w:lineRule="auto"/>
      <w:outlineLvl w:val="0"/>
    </w:pPr>
    <w:rPr>
      <w:rFonts w:ascii="Arial" w:hAnsi="Arial"/>
      <w:b/>
      <w:sz w:val="28"/>
    </w:rPr>
  </w:style>
  <w:style w:type="paragraph" w:styleId="Heading2">
    <w:name w:val="heading 2"/>
    <w:basedOn w:val="Normal"/>
    <w:next w:val="Normal"/>
    <w:link w:val="Heading2Char"/>
    <w:qFormat/>
    <w:rsid w:val="00A67C5B"/>
    <w:pPr>
      <w:numPr>
        <w:ilvl w:val="1"/>
        <w:numId w:val="1"/>
      </w:numPr>
      <w:spacing w:before="120" w:after="200" w:line="276" w:lineRule="auto"/>
      <w:outlineLvl w:val="1"/>
    </w:pPr>
    <w:rPr>
      <w:rFonts w:ascii="Arial" w:hAnsi="Arial"/>
      <w:b/>
      <w:sz w:val="24"/>
    </w:rPr>
  </w:style>
  <w:style w:type="paragraph" w:styleId="Heading3">
    <w:name w:val="heading 3"/>
    <w:basedOn w:val="Normal"/>
    <w:next w:val="Normal"/>
    <w:link w:val="Heading3Char"/>
    <w:autoRedefine/>
    <w:uiPriority w:val="9"/>
    <w:unhideWhenUsed/>
    <w:qFormat/>
    <w:rsid w:val="00A67C5B"/>
    <w:pPr>
      <w:keepNext/>
      <w:keepLines/>
      <w:numPr>
        <w:ilvl w:val="2"/>
        <w:numId w:val="1"/>
      </w:numPr>
      <w:spacing w:before="200" w:after="120" w:line="240" w:lineRule="auto"/>
      <w:outlineLvl w:val="2"/>
    </w:pPr>
    <w:rPr>
      <w:rFonts w:ascii="Arial" w:eastAsiaTheme="majorEastAsia" w:hAnsi="Arial" w:cstheme="majorBidi"/>
      <w:bCs/>
      <w:color w:val="00B0F0"/>
      <w:sz w:val="24"/>
      <w:lang w:eastAsia="en-GB"/>
    </w:rPr>
  </w:style>
  <w:style w:type="paragraph" w:styleId="Heading4">
    <w:name w:val="heading 4"/>
    <w:basedOn w:val="Normal"/>
    <w:next w:val="Normal"/>
    <w:link w:val="Heading4Char"/>
    <w:uiPriority w:val="9"/>
    <w:unhideWhenUsed/>
    <w:qFormat/>
    <w:rsid w:val="00A67C5B"/>
    <w:pPr>
      <w:keepNext/>
      <w:keepLines/>
      <w:numPr>
        <w:ilvl w:val="3"/>
        <w:numId w:val="1"/>
      </w:numPr>
      <w:spacing w:before="200" w:after="0" w:line="276" w:lineRule="auto"/>
      <w:outlineLvl w:val="3"/>
    </w:pPr>
    <w:rPr>
      <w:rFonts w:asciiTheme="majorHAnsi" w:eastAsiaTheme="majorEastAsia" w:hAnsiTheme="majorHAnsi" w:cstheme="majorBidi"/>
      <w:b/>
      <w:bCs/>
      <w:i/>
      <w:iCs/>
      <w:color w:val="00B0F0"/>
      <w:lang w:eastAsia="en-GB"/>
    </w:rPr>
  </w:style>
  <w:style w:type="paragraph" w:styleId="Heading5">
    <w:name w:val="heading 5"/>
    <w:basedOn w:val="Normal"/>
    <w:next w:val="Normal"/>
    <w:link w:val="Heading5Char"/>
    <w:uiPriority w:val="9"/>
    <w:semiHidden/>
    <w:unhideWhenUsed/>
    <w:qFormat/>
    <w:rsid w:val="00A67C5B"/>
    <w:pPr>
      <w:keepNext/>
      <w:keepLines/>
      <w:numPr>
        <w:ilvl w:val="4"/>
        <w:numId w:val="1"/>
      </w:numPr>
      <w:spacing w:before="200" w:after="0" w:line="276" w:lineRule="auto"/>
      <w:outlineLvl w:val="4"/>
    </w:pPr>
    <w:rPr>
      <w:rFonts w:asciiTheme="majorHAnsi" w:eastAsiaTheme="majorEastAsia" w:hAnsiTheme="majorHAnsi" w:cstheme="majorBidi"/>
      <w:color w:val="1F3763" w:themeColor="accent1" w:themeShade="7F"/>
      <w:lang w:eastAsia="en-GB"/>
    </w:rPr>
  </w:style>
  <w:style w:type="paragraph" w:styleId="Heading6">
    <w:name w:val="heading 6"/>
    <w:basedOn w:val="Normal"/>
    <w:next w:val="Normal"/>
    <w:link w:val="Heading6Char"/>
    <w:uiPriority w:val="9"/>
    <w:semiHidden/>
    <w:unhideWhenUsed/>
    <w:qFormat/>
    <w:rsid w:val="00A67C5B"/>
    <w:pPr>
      <w:keepNext/>
      <w:keepLines/>
      <w:numPr>
        <w:ilvl w:val="5"/>
        <w:numId w:val="1"/>
      </w:numPr>
      <w:spacing w:before="200" w:after="0" w:line="276" w:lineRule="auto"/>
      <w:outlineLvl w:val="5"/>
    </w:pPr>
    <w:rPr>
      <w:rFonts w:asciiTheme="majorHAnsi" w:eastAsiaTheme="majorEastAsia" w:hAnsiTheme="majorHAnsi" w:cstheme="majorBidi"/>
      <w:i/>
      <w:iCs/>
      <w:color w:val="1F3763" w:themeColor="accent1" w:themeShade="7F"/>
      <w:lang w:eastAsia="en-GB"/>
    </w:rPr>
  </w:style>
  <w:style w:type="paragraph" w:styleId="Heading7">
    <w:name w:val="heading 7"/>
    <w:basedOn w:val="Normal"/>
    <w:next w:val="Normal"/>
    <w:link w:val="Heading7Char"/>
    <w:uiPriority w:val="9"/>
    <w:semiHidden/>
    <w:unhideWhenUsed/>
    <w:qFormat/>
    <w:rsid w:val="00A67C5B"/>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lang w:eastAsia="en-GB"/>
    </w:rPr>
  </w:style>
  <w:style w:type="paragraph" w:styleId="Heading8">
    <w:name w:val="heading 8"/>
    <w:basedOn w:val="Normal"/>
    <w:next w:val="Normal"/>
    <w:link w:val="Heading8Char"/>
    <w:uiPriority w:val="9"/>
    <w:semiHidden/>
    <w:unhideWhenUsed/>
    <w:qFormat/>
    <w:rsid w:val="00A67C5B"/>
    <w:pPr>
      <w:keepNext/>
      <w:keepLines/>
      <w:numPr>
        <w:ilvl w:val="7"/>
        <w:numId w:val="1"/>
      </w:numPr>
      <w:spacing w:before="200" w:after="0" w:line="276" w:lineRule="auto"/>
      <w:outlineLvl w:val="7"/>
    </w:pPr>
    <w:rPr>
      <w:rFonts w:asciiTheme="majorHAnsi" w:eastAsiaTheme="majorEastAsia" w:hAnsiTheme="majorHAnsi" w:cstheme="majorBidi"/>
      <w:color w:val="404040" w:themeColor="text1" w:themeTint="BF"/>
      <w:sz w:val="20"/>
      <w:szCs w:val="20"/>
      <w:lang w:eastAsia="en-GB"/>
    </w:rPr>
  </w:style>
  <w:style w:type="paragraph" w:styleId="Heading9">
    <w:name w:val="heading 9"/>
    <w:basedOn w:val="Normal"/>
    <w:next w:val="Normal"/>
    <w:link w:val="Heading9Char"/>
    <w:uiPriority w:val="9"/>
    <w:semiHidden/>
    <w:unhideWhenUsed/>
    <w:qFormat/>
    <w:rsid w:val="00A67C5B"/>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C5B"/>
    <w:rPr>
      <w:rFonts w:ascii="Arial" w:hAnsi="Arial"/>
      <w:b/>
      <w:sz w:val="28"/>
    </w:rPr>
  </w:style>
  <w:style w:type="character" w:customStyle="1" w:styleId="Heading2Char">
    <w:name w:val="Heading 2 Char"/>
    <w:basedOn w:val="DefaultParagraphFont"/>
    <w:link w:val="Heading2"/>
    <w:rsid w:val="00A67C5B"/>
    <w:rPr>
      <w:rFonts w:ascii="Arial" w:hAnsi="Arial"/>
      <w:b/>
      <w:sz w:val="24"/>
    </w:rPr>
  </w:style>
  <w:style w:type="character" w:customStyle="1" w:styleId="Heading3Char">
    <w:name w:val="Heading 3 Char"/>
    <w:basedOn w:val="DefaultParagraphFont"/>
    <w:link w:val="Heading3"/>
    <w:uiPriority w:val="9"/>
    <w:rsid w:val="00A67C5B"/>
    <w:rPr>
      <w:rFonts w:ascii="Arial" w:eastAsiaTheme="majorEastAsia" w:hAnsi="Arial" w:cstheme="majorBidi"/>
      <w:bCs/>
      <w:color w:val="00B0F0"/>
      <w:sz w:val="24"/>
      <w:lang w:eastAsia="en-GB"/>
    </w:rPr>
  </w:style>
  <w:style w:type="character" w:customStyle="1" w:styleId="Heading4Char">
    <w:name w:val="Heading 4 Char"/>
    <w:basedOn w:val="DefaultParagraphFont"/>
    <w:link w:val="Heading4"/>
    <w:uiPriority w:val="9"/>
    <w:rsid w:val="00A67C5B"/>
    <w:rPr>
      <w:rFonts w:asciiTheme="majorHAnsi" w:eastAsiaTheme="majorEastAsia" w:hAnsiTheme="majorHAnsi" w:cstheme="majorBidi"/>
      <w:b/>
      <w:bCs/>
      <w:i/>
      <w:iCs/>
      <w:color w:val="00B0F0"/>
      <w:lang w:eastAsia="en-GB"/>
    </w:rPr>
  </w:style>
  <w:style w:type="character" w:customStyle="1" w:styleId="Heading5Char">
    <w:name w:val="Heading 5 Char"/>
    <w:basedOn w:val="DefaultParagraphFont"/>
    <w:link w:val="Heading5"/>
    <w:uiPriority w:val="9"/>
    <w:semiHidden/>
    <w:rsid w:val="00A67C5B"/>
    <w:rPr>
      <w:rFonts w:asciiTheme="majorHAnsi" w:eastAsiaTheme="majorEastAsia" w:hAnsiTheme="majorHAnsi" w:cstheme="majorBidi"/>
      <w:color w:val="1F3763" w:themeColor="accent1" w:themeShade="7F"/>
      <w:lang w:eastAsia="en-GB"/>
    </w:rPr>
  </w:style>
  <w:style w:type="character" w:customStyle="1" w:styleId="Heading6Char">
    <w:name w:val="Heading 6 Char"/>
    <w:basedOn w:val="DefaultParagraphFont"/>
    <w:link w:val="Heading6"/>
    <w:uiPriority w:val="9"/>
    <w:semiHidden/>
    <w:rsid w:val="00A67C5B"/>
    <w:rPr>
      <w:rFonts w:asciiTheme="majorHAnsi" w:eastAsiaTheme="majorEastAsia" w:hAnsiTheme="majorHAnsi" w:cstheme="majorBidi"/>
      <w:i/>
      <w:iCs/>
      <w:color w:val="1F3763" w:themeColor="accent1" w:themeShade="7F"/>
      <w:lang w:eastAsia="en-GB"/>
    </w:rPr>
  </w:style>
  <w:style w:type="character" w:customStyle="1" w:styleId="Heading7Char">
    <w:name w:val="Heading 7 Char"/>
    <w:basedOn w:val="DefaultParagraphFont"/>
    <w:link w:val="Heading7"/>
    <w:uiPriority w:val="9"/>
    <w:semiHidden/>
    <w:rsid w:val="00A67C5B"/>
    <w:rPr>
      <w:rFonts w:asciiTheme="majorHAnsi" w:eastAsiaTheme="majorEastAsia" w:hAnsiTheme="majorHAnsi" w:cstheme="majorBidi"/>
      <w:i/>
      <w:iCs/>
      <w:color w:val="404040" w:themeColor="text1" w:themeTint="BF"/>
      <w:lang w:eastAsia="en-GB"/>
    </w:rPr>
  </w:style>
  <w:style w:type="character" w:customStyle="1" w:styleId="Heading8Char">
    <w:name w:val="Heading 8 Char"/>
    <w:basedOn w:val="DefaultParagraphFont"/>
    <w:link w:val="Heading8"/>
    <w:uiPriority w:val="9"/>
    <w:semiHidden/>
    <w:rsid w:val="00A67C5B"/>
    <w:rPr>
      <w:rFonts w:asciiTheme="majorHAnsi" w:eastAsiaTheme="majorEastAsia" w:hAnsiTheme="majorHAnsi" w:cstheme="majorBidi"/>
      <w:color w:val="404040" w:themeColor="text1" w:themeTint="BF"/>
      <w:sz w:val="20"/>
      <w:szCs w:val="20"/>
      <w:lang w:eastAsia="en-GB"/>
    </w:rPr>
  </w:style>
  <w:style w:type="character" w:customStyle="1" w:styleId="Heading9Char">
    <w:name w:val="Heading 9 Char"/>
    <w:basedOn w:val="DefaultParagraphFont"/>
    <w:link w:val="Heading9"/>
    <w:uiPriority w:val="9"/>
    <w:semiHidden/>
    <w:rsid w:val="00A67C5B"/>
    <w:rPr>
      <w:rFonts w:asciiTheme="majorHAnsi" w:eastAsiaTheme="majorEastAsia" w:hAnsiTheme="majorHAnsi" w:cstheme="majorBidi"/>
      <w:i/>
      <w:iCs/>
      <w:color w:val="404040" w:themeColor="text1" w:themeTint="BF"/>
      <w:sz w:val="20"/>
      <w:szCs w:val="20"/>
      <w:lang w:eastAsia="en-GB"/>
    </w:rPr>
  </w:style>
  <w:style w:type="table" w:styleId="TableGrid">
    <w:name w:val="Table Grid"/>
    <w:basedOn w:val="TableNormal"/>
    <w:uiPriority w:val="59"/>
    <w:rsid w:val="00A67C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LBody1">
    <w:name w:val="WLBody1"/>
    <w:link w:val="WLBody1Char"/>
    <w:qFormat/>
    <w:rsid w:val="00A67C5B"/>
    <w:pPr>
      <w:spacing w:after="200" w:line="276" w:lineRule="auto"/>
    </w:pPr>
    <w:rPr>
      <w:rFonts w:ascii="Arial" w:hAnsi="Arial" w:cs="Arial"/>
      <w:color w:val="595959" w:themeColor="text1" w:themeTint="A6"/>
    </w:rPr>
  </w:style>
  <w:style w:type="character" w:customStyle="1" w:styleId="WLBody1Char">
    <w:name w:val="WLBody1 Char"/>
    <w:basedOn w:val="DefaultParagraphFont"/>
    <w:link w:val="WLBody1"/>
    <w:rsid w:val="00A67C5B"/>
    <w:rPr>
      <w:rFonts w:ascii="Arial" w:hAnsi="Arial" w:cs="Arial"/>
      <w:color w:val="595959" w:themeColor="text1" w:themeTint="A6"/>
    </w:rPr>
  </w:style>
  <w:style w:type="paragraph" w:styleId="ListParagraph">
    <w:name w:val="List Paragraph"/>
    <w:basedOn w:val="Normal"/>
    <w:uiPriority w:val="34"/>
    <w:qFormat/>
    <w:rsid w:val="00A67C5B"/>
    <w:pPr>
      <w:spacing w:after="200" w:line="276" w:lineRule="auto"/>
      <w:ind w:left="720"/>
      <w:contextualSpacing/>
    </w:pPr>
    <w:rPr>
      <w:rFonts w:eastAsiaTheme="minorEastAsia"/>
      <w:lang w:eastAsia="en-GB"/>
    </w:rPr>
  </w:style>
  <w:style w:type="paragraph" w:styleId="Title">
    <w:name w:val="Title"/>
    <w:basedOn w:val="Normal"/>
    <w:next w:val="Normal"/>
    <w:link w:val="TitleChar"/>
    <w:uiPriority w:val="10"/>
    <w:qFormat/>
    <w:rsid w:val="00A67C5B"/>
    <w:pPr>
      <w:spacing w:after="0" w:line="240" w:lineRule="auto"/>
      <w:contextualSpacing/>
    </w:pPr>
    <w:rPr>
      <w:rFonts w:asciiTheme="majorHAnsi" w:eastAsiaTheme="majorEastAsia" w:hAnsiTheme="majorHAnsi" w:cstheme="majorBidi"/>
      <w:spacing w:val="-10"/>
      <w:kern w:val="28"/>
      <w:sz w:val="56"/>
      <w:szCs w:val="56"/>
      <w:lang w:eastAsia="en-GB"/>
    </w:rPr>
  </w:style>
  <w:style w:type="character" w:customStyle="1" w:styleId="TitleChar">
    <w:name w:val="Title Char"/>
    <w:basedOn w:val="DefaultParagraphFont"/>
    <w:link w:val="Title"/>
    <w:uiPriority w:val="10"/>
    <w:rsid w:val="00A67C5B"/>
    <w:rPr>
      <w:rFonts w:asciiTheme="majorHAnsi" w:eastAsiaTheme="majorEastAsia" w:hAnsiTheme="majorHAnsi" w:cstheme="majorBidi"/>
      <w:spacing w:val="-10"/>
      <w:kern w:val="28"/>
      <w:sz w:val="56"/>
      <w:szCs w:val="56"/>
      <w:lang w:eastAsia="en-GB"/>
    </w:rPr>
  </w:style>
  <w:style w:type="character" w:styleId="CommentReference">
    <w:name w:val="annotation reference"/>
    <w:basedOn w:val="DefaultParagraphFont"/>
    <w:uiPriority w:val="99"/>
    <w:semiHidden/>
    <w:unhideWhenUsed/>
    <w:rsid w:val="00D66A27"/>
    <w:rPr>
      <w:sz w:val="16"/>
      <w:szCs w:val="16"/>
    </w:rPr>
  </w:style>
  <w:style w:type="paragraph" w:styleId="CommentText">
    <w:name w:val="annotation text"/>
    <w:basedOn w:val="Normal"/>
    <w:link w:val="CommentTextChar"/>
    <w:uiPriority w:val="99"/>
    <w:semiHidden/>
    <w:unhideWhenUsed/>
    <w:rsid w:val="00D66A27"/>
    <w:pPr>
      <w:spacing w:line="240" w:lineRule="auto"/>
    </w:pPr>
    <w:rPr>
      <w:sz w:val="20"/>
      <w:szCs w:val="20"/>
    </w:rPr>
  </w:style>
  <w:style w:type="character" w:customStyle="1" w:styleId="CommentTextChar">
    <w:name w:val="Comment Text Char"/>
    <w:basedOn w:val="DefaultParagraphFont"/>
    <w:link w:val="CommentText"/>
    <w:uiPriority w:val="99"/>
    <w:semiHidden/>
    <w:rsid w:val="00D66A27"/>
    <w:rPr>
      <w:sz w:val="20"/>
      <w:szCs w:val="20"/>
    </w:rPr>
  </w:style>
  <w:style w:type="paragraph" w:styleId="CommentSubject">
    <w:name w:val="annotation subject"/>
    <w:basedOn w:val="CommentText"/>
    <w:next w:val="CommentText"/>
    <w:link w:val="CommentSubjectChar"/>
    <w:uiPriority w:val="99"/>
    <w:semiHidden/>
    <w:unhideWhenUsed/>
    <w:rsid w:val="00D66A27"/>
    <w:rPr>
      <w:b/>
      <w:bCs/>
    </w:rPr>
  </w:style>
  <w:style w:type="character" w:customStyle="1" w:styleId="CommentSubjectChar">
    <w:name w:val="Comment Subject Char"/>
    <w:basedOn w:val="CommentTextChar"/>
    <w:link w:val="CommentSubject"/>
    <w:uiPriority w:val="99"/>
    <w:semiHidden/>
    <w:rsid w:val="00D66A2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tmp"/><Relationship Id="rId18" Type="http://schemas.openxmlformats.org/officeDocument/2006/relationships/image" Target="media/image6.tmp"/><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tmp"/><Relationship Id="rId34" Type="http://schemas.microsoft.com/office/2011/relationships/people" Target="people.xml"/><Relationship Id="rId7"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image" Target="media/image5.tmp"/><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tmp"/><Relationship Id="rId20" Type="http://schemas.openxmlformats.org/officeDocument/2006/relationships/image" Target="media/image8.tmp"/><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3.tmp"/><Relationship Id="rId23" Type="http://schemas.openxmlformats.org/officeDocument/2006/relationships/image" Target="media/image11.png"/><Relationship Id="rId28" Type="http://schemas.openxmlformats.org/officeDocument/2006/relationships/image" Target="media/image16.png"/><Relationship Id="rId10" Type="http://schemas.microsoft.com/office/2011/relationships/commentsExtended" Target="commentsExtended.xml"/><Relationship Id="rId19" Type="http://schemas.openxmlformats.org/officeDocument/2006/relationships/image" Target="media/image7.tmp"/><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image" Target="media/image2.tmp"/><Relationship Id="rId22" Type="http://schemas.openxmlformats.org/officeDocument/2006/relationships/image" Target="media/image10.tmp"/><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21429F8770DB0438F03F3DB59152848" ma:contentTypeVersion="12" ma:contentTypeDescription="Create a new document." ma:contentTypeScope="" ma:versionID="cb875121df69dc3ebb89a5ec46860bfe">
  <xsd:schema xmlns:xsd="http://www.w3.org/2001/XMLSchema" xmlns:xs="http://www.w3.org/2001/XMLSchema" xmlns:p="http://schemas.microsoft.com/office/2006/metadata/properties" xmlns:ns2="8598fa82-bf05-4c6d-b0f7-f04a5e42c2b2" xmlns:ns3="75e09ebe-0b40-408f-9bf4-74c2626c6c59" targetNamespace="http://schemas.microsoft.com/office/2006/metadata/properties" ma:root="true" ma:fieldsID="eb330dead8c8b53d029ba89721adad1e" ns2:_="" ns3:_="">
    <xsd:import namespace="8598fa82-bf05-4c6d-b0f7-f04a5e42c2b2"/>
    <xsd:import namespace="75e09ebe-0b40-408f-9bf4-74c2626c6c59"/>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98fa82-bf05-4c6d-b0f7-f04a5e42c2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5e09ebe-0b40-408f-9bf4-74c2626c6c5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BFAB2CC-C226-47D1-A419-7F74404FE7C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F780771-5F5B-48F1-8D00-6A1E81DB62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98fa82-bf05-4c6d-b0f7-f04a5e42c2b2"/>
    <ds:schemaRef ds:uri="75e09ebe-0b40-408f-9bf4-74c2626c6c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E80A301-C0F4-4DDA-BEB2-A751CADAE805}">
  <ds:schemaRefs>
    <ds:schemaRef ds:uri="http://schemas.openxmlformats.org/officeDocument/2006/bibliography"/>
  </ds:schemaRefs>
</ds:datastoreItem>
</file>

<file path=customXml/itemProps4.xml><?xml version="1.0" encoding="utf-8"?>
<ds:datastoreItem xmlns:ds="http://schemas.openxmlformats.org/officeDocument/2006/customXml" ds:itemID="{E54E85E8-8A28-4F14-BB02-A80ED0F0581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1359</TotalTime>
  <Pages>10</Pages>
  <Words>841</Words>
  <Characters>4797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Erika Sukevic</dc:creator>
  <cp:keywords/>
  <dc:description/>
  <cp:lastModifiedBy>Prageeth Gangabada</cp:lastModifiedBy>
  <cp:revision>70</cp:revision>
  <dcterms:created xsi:type="dcterms:W3CDTF">2020-11-17T14:34:00Z</dcterms:created>
  <dcterms:modified xsi:type="dcterms:W3CDTF">2021-06-08T06:10:00Z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0x010100821429F8770DB0438F03F3DB59152848</vt:lpwstr>
  </property>
</Properties>
</file>