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327A2" w14:textId="77777777" w:rsidR="00A67C5B" w:rsidRPr="00624E7A" w:rsidRDefault="00A67C5B" w:rsidP="00A67C5B">
      <w:pPr>
        <w:pStyle w:val="WLBody1"/>
        <w:rPr>
          <w:rFonts w:eastAsia="Times New Roman"/>
          <w:b/>
          <w:sz w:val="32"/>
          <w:szCs w:val="24"/>
        </w:rPr>
      </w:pPr>
      <w:r w:rsidRPr="00624E7A">
        <w:rPr>
          <w:rFonts w:eastAsia="Times New Roman"/>
          <w:b/>
          <w:sz w:val="32"/>
          <w:szCs w:val="24"/>
        </w:rPr>
        <w:t>Info</w:t>
      </w:r>
      <w:r>
        <w:rPr>
          <w:rFonts w:eastAsia="Times New Roman"/>
          <w:b/>
          <w:sz w:val="32"/>
          <w:szCs w:val="24"/>
        </w:rPr>
        <w:t>rmation</w:t>
      </w:r>
      <w:r w:rsidRPr="00624E7A">
        <w:rPr>
          <w:rFonts w:eastAsia="Times New Roman"/>
          <w:b/>
          <w:sz w:val="32"/>
          <w:szCs w:val="24"/>
        </w:rPr>
        <w:t xml:space="preserve"> </w:t>
      </w:r>
    </w:p>
    <w:tbl>
      <w:tblPr>
        <w:tblStyle w:val="TableGrid"/>
        <w:tblW w:w="0" w:type="auto"/>
        <w:tblLook w:val="04A0" w:firstRow="1" w:lastRow="0" w:firstColumn="1" w:lastColumn="0" w:noHBand="0" w:noVBand="1"/>
      </w:tblPr>
      <w:tblGrid>
        <w:gridCol w:w="949"/>
        <w:gridCol w:w="4548"/>
        <w:gridCol w:w="3519"/>
      </w:tblGrid>
      <w:tr w:rsidR="00A67C5B" w:rsidRPr="00592362" w14:paraId="14D98D6A" w14:textId="77777777" w:rsidTr="007D69DC">
        <w:tc>
          <w:tcPr>
            <w:tcW w:w="959" w:type="dxa"/>
            <w:shd w:val="clear" w:color="auto" w:fill="FFFFFF" w:themeFill="background1"/>
          </w:tcPr>
          <w:p w14:paraId="0E543FA1" w14:textId="4EFA2011" w:rsidR="00A67C5B" w:rsidRPr="00592362" w:rsidRDefault="008407D6" w:rsidP="007D69DC">
            <w:pPr>
              <w:pStyle w:val="WLBody1"/>
              <w:spacing w:before="60" w:after="60"/>
              <w:rPr>
                <w:b/>
                <w:sz w:val="16"/>
                <w:szCs w:val="16"/>
              </w:rPr>
            </w:pPr>
            <w:r>
              <w:rPr>
                <w:b/>
                <w:sz w:val="16"/>
                <w:szCs w:val="16"/>
              </w:rPr>
              <w:t>CRIM</w:t>
            </w:r>
            <w:r w:rsidR="00A67C5B" w:rsidRPr="00592362">
              <w:rPr>
                <w:b/>
                <w:sz w:val="16"/>
                <w:szCs w:val="16"/>
              </w:rPr>
              <w:t xml:space="preserve"> ID</w:t>
            </w:r>
          </w:p>
        </w:tc>
        <w:tc>
          <w:tcPr>
            <w:tcW w:w="4678" w:type="dxa"/>
            <w:shd w:val="clear" w:color="auto" w:fill="FFFFFF" w:themeFill="background1"/>
          </w:tcPr>
          <w:p w14:paraId="5119CBCB" w14:textId="77777777" w:rsidR="00A67C5B" w:rsidRPr="00592362" w:rsidRDefault="00A67C5B" w:rsidP="007D69DC">
            <w:pPr>
              <w:pStyle w:val="WLBody1"/>
              <w:spacing w:before="60" w:after="60"/>
              <w:rPr>
                <w:b/>
                <w:sz w:val="16"/>
                <w:szCs w:val="16"/>
              </w:rPr>
            </w:pPr>
            <w:r w:rsidRPr="00592362">
              <w:rPr>
                <w:b/>
                <w:sz w:val="16"/>
                <w:szCs w:val="16"/>
              </w:rPr>
              <w:t>Title</w:t>
            </w:r>
          </w:p>
        </w:tc>
        <w:tc>
          <w:tcPr>
            <w:tcW w:w="3605" w:type="dxa"/>
            <w:shd w:val="clear" w:color="auto" w:fill="FFFFFF" w:themeFill="background1"/>
          </w:tcPr>
          <w:p w14:paraId="65AC0F73" w14:textId="77777777" w:rsidR="00A67C5B" w:rsidRPr="00592362" w:rsidRDefault="00A67C5B" w:rsidP="007D69DC">
            <w:pPr>
              <w:pStyle w:val="WLBody1"/>
              <w:spacing w:before="60" w:after="60"/>
              <w:rPr>
                <w:b/>
                <w:sz w:val="16"/>
                <w:szCs w:val="16"/>
              </w:rPr>
            </w:pPr>
            <w:r w:rsidRPr="00592362">
              <w:rPr>
                <w:b/>
                <w:sz w:val="16"/>
                <w:szCs w:val="16"/>
              </w:rPr>
              <w:t>Workstream</w:t>
            </w:r>
          </w:p>
        </w:tc>
      </w:tr>
      <w:tr w:rsidR="00A67C5B" w:rsidRPr="00592362" w14:paraId="06DD212E" w14:textId="77777777" w:rsidTr="007D69DC">
        <w:tc>
          <w:tcPr>
            <w:tcW w:w="959" w:type="dxa"/>
          </w:tcPr>
          <w:p w14:paraId="7912DECA" w14:textId="1C3EF55C" w:rsidR="00A67C5B" w:rsidRPr="00592362" w:rsidRDefault="00B113C0" w:rsidP="007D69DC">
            <w:pPr>
              <w:pStyle w:val="WLBody1"/>
              <w:spacing w:before="60" w:after="60"/>
              <w:rPr>
                <w:sz w:val="16"/>
                <w:szCs w:val="16"/>
              </w:rPr>
            </w:pPr>
            <w:r>
              <w:rPr>
                <w:sz w:val="16"/>
                <w:szCs w:val="16"/>
              </w:rPr>
              <w:t>C04</w:t>
            </w:r>
            <w:r w:rsidR="003E3DC2">
              <w:rPr>
                <w:sz w:val="16"/>
                <w:szCs w:val="16"/>
              </w:rPr>
              <w:t>4</w:t>
            </w:r>
            <w:r w:rsidR="00C91A6F">
              <w:rPr>
                <w:sz w:val="16"/>
                <w:szCs w:val="16"/>
              </w:rPr>
              <w:t>6</w:t>
            </w:r>
          </w:p>
        </w:tc>
        <w:tc>
          <w:tcPr>
            <w:tcW w:w="4678" w:type="dxa"/>
          </w:tcPr>
          <w:p w14:paraId="63F9EFEE" w14:textId="257FC3C9" w:rsidR="00A67C5B" w:rsidRPr="006C4AE8" w:rsidRDefault="00C91A6F" w:rsidP="007D69DC">
            <w:pPr>
              <w:pStyle w:val="Title"/>
              <w:rPr>
                <w:rFonts w:ascii="Arial" w:eastAsiaTheme="minorEastAsia" w:hAnsi="Arial" w:cs="Arial"/>
                <w:color w:val="595959" w:themeColor="text1" w:themeTint="A6"/>
                <w:spacing w:val="0"/>
                <w:kern w:val="0"/>
                <w:sz w:val="16"/>
                <w:szCs w:val="16"/>
                <w:lang w:eastAsia="en-US"/>
              </w:rPr>
            </w:pPr>
            <w:r w:rsidRPr="00C91A6F">
              <w:rPr>
                <w:rFonts w:ascii="Arial" w:eastAsiaTheme="minorEastAsia" w:hAnsi="Arial" w:cs="Arial"/>
                <w:color w:val="595959" w:themeColor="text1" w:themeTint="A6"/>
                <w:spacing w:val="0"/>
                <w:kern w:val="0"/>
                <w:sz w:val="16"/>
                <w:szCs w:val="16"/>
                <w:lang w:eastAsia="en-US"/>
              </w:rPr>
              <w:t xml:space="preserve">Create equipment object once CO is </w:t>
            </w:r>
            <w:r>
              <w:rPr>
                <w:rFonts w:ascii="Arial" w:eastAsiaTheme="minorEastAsia" w:hAnsi="Arial" w:cs="Arial"/>
                <w:color w:val="595959" w:themeColor="text1" w:themeTint="A6"/>
                <w:spacing w:val="0"/>
                <w:kern w:val="0"/>
                <w:sz w:val="16"/>
                <w:szCs w:val="16"/>
                <w:lang w:eastAsia="en-US"/>
              </w:rPr>
              <w:t xml:space="preserve">delivered </w:t>
            </w:r>
            <w:r w:rsidR="00A67C5B" w:rsidRPr="278CC2F8">
              <w:rPr>
                <w:rFonts w:ascii="Arial" w:eastAsiaTheme="minorEastAsia" w:hAnsi="Arial" w:cs="Arial"/>
                <w:color w:val="595959" w:themeColor="text1" w:themeTint="A6"/>
                <w:spacing w:val="0"/>
                <w:kern w:val="0"/>
                <w:sz w:val="16"/>
                <w:szCs w:val="16"/>
                <w:lang w:eastAsia="en-US"/>
              </w:rPr>
              <w:t>– v0.1</w:t>
            </w:r>
          </w:p>
        </w:tc>
        <w:tc>
          <w:tcPr>
            <w:tcW w:w="3605" w:type="dxa"/>
          </w:tcPr>
          <w:p w14:paraId="067663BE" w14:textId="562A9236" w:rsidR="00A67C5B" w:rsidRPr="00592362" w:rsidRDefault="00A67C5B" w:rsidP="007D69DC">
            <w:pPr>
              <w:pStyle w:val="WLBody1"/>
              <w:spacing w:before="60" w:after="60"/>
              <w:rPr>
                <w:sz w:val="16"/>
                <w:szCs w:val="16"/>
              </w:rPr>
            </w:pPr>
            <w:r>
              <w:rPr>
                <w:sz w:val="16"/>
                <w:szCs w:val="16"/>
              </w:rPr>
              <w:t>Service Management</w:t>
            </w:r>
            <w:r w:rsidR="00C91A6F">
              <w:rPr>
                <w:sz w:val="16"/>
                <w:szCs w:val="16"/>
              </w:rPr>
              <w:t xml:space="preserve"> &amp; COM</w:t>
            </w:r>
          </w:p>
        </w:tc>
      </w:tr>
    </w:tbl>
    <w:p w14:paraId="6C4E9B2E" w14:textId="77777777" w:rsidR="00A67C5B" w:rsidRPr="00592362" w:rsidRDefault="00A67C5B" w:rsidP="00A67C5B">
      <w:pPr>
        <w:pStyle w:val="WLBody1"/>
        <w:rPr>
          <w:b/>
          <w:sz w:val="28"/>
        </w:rPr>
      </w:pPr>
    </w:p>
    <w:p w14:paraId="1EA419C4" w14:textId="77777777" w:rsidR="00A67C5B" w:rsidRPr="00592362" w:rsidRDefault="00A67C5B" w:rsidP="00A67C5B">
      <w:pPr>
        <w:pStyle w:val="WLBody1"/>
        <w:rPr>
          <w:rFonts w:eastAsia="Times New Roman"/>
          <w:b/>
          <w:sz w:val="32"/>
          <w:szCs w:val="24"/>
        </w:rPr>
      </w:pPr>
      <w:r w:rsidRPr="00592362">
        <w:rPr>
          <w:rFonts w:eastAsia="Times New Roman"/>
          <w:b/>
          <w:sz w:val="32"/>
          <w:szCs w:val="24"/>
        </w:rPr>
        <w:t xml:space="preserve">Revision History </w:t>
      </w:r>
    </w:p>
    <w:tbl>
      <w:tblPr>
        <w:tblStyle w:val="TableGrid"/>
        <w:tblW w:w="0" w:type="auto"/>
        <w:tblLook w:val="04A0" w:firstRow="1" w:lastRow="0" w:firstColumn="1" w:lastColumn="0" w:noHBand="0" w:noVBand="1"/>
      </w:tblPr>
      <w:tblGrid>
        <w:gridCol w:w="1204"/>
        <w:gridCol w:w="1910"/>
        <w:gridCol w:w="2268"/>
        <w:gridCol w:w="3634"/>
      </w:tblGrid>
      <w:tr w:rsidR="00A67C5B" w:rsidRPr="00592362" w14:paraId="5E645507" w14:textId="77777777" w:rsidTr="007D69DC">
        <w:tc>
          <w:tcPr>
            <w:tcW w:w="1204" w:type="dxa"/>
            <w:shd w:val="clear" w:color="auto" w:fill="FFFFFF" w:themeFill="background1"/>
          </w:tcPr>
          <w:p w14:paraId="187D36F8" w14:textId="77777777" w:rsidR="00A67C5B" w:rsidRPr="00592362" w:rsidRDefault="00A67C5B" w:rsidP="007D69DC">
            <w:pPr>
              <w:pStyle w:val="WLBody1"/>
              <w:spacing w:before="60" w:after="60"/>
              <w:rPr>
                <w:b/>
                <w:sz w:val="16"/>
                <w:szCs w:val="16"/>
              </w:rPr>
            </w:pPr>
            <w:r w:rsidRPr="00592362">
              <w:rPr>
                <w:b/>
                <w:sz w:val="16"/>
                <w:szCs w:val="16"/>
              </w:rPr>
              <w:t>Revision</w:t>
            </w:r>
          </w:p>
        </w:tc>
        <w:tc>
          <w:tcPr>
            <w:tcW w:w="1910" w:type="dxa"/>
            <w:shd w:val="clear" w:color="auto" w:fill="FFFFFF" w:themeFill="background1"/>
          </w:tcPr>
          <w:p w14:paraId="16B27581" w14:textId="77777777" w:rsidR="00A67C5B" w:rsidRPr="00592362" w:rsidRDefault="00A67C5B" w:rsidP="007D69DC">
            <w:pPr>
              <w:pStyle w:val="WLBody1"/>
              <w:spacing w:before="60" w:after="60"/>
              <w:rPr>
                <w:b/>
                <w:sz w:val="16"/>
                <w:szCs w:val="16"/>
              </w:rPr>
            </w:pPr>
            <w:r w:rsidRPr="00592362">
              <w:rPr>
                <w:b/>
                <w:sz w:val="16"/>
                <w:szCs w:val="16"/>
              </w:rPr>
              <w:t>Date</w:t>
            </w:r>
          </w:p>
        </w:tc>
        <w:tc>
          <w:tcPr>
            <w:tcW w:w="2268" w:type="dxa"/>
            <w:shd w:val="clear" w:color="auto" w:fill="FFFFFF" w:themeFill="background1"/>
          </w:tcPr>
          <w:p w14:paraId="57528C2F" w14:textId="77777777" w:rsidR="00A67C5B" w:rsidRPr="00592362" w:rsidRDefault="00A67C5B" w:rsidP="007D69DC">
            <w:pPr>
              <w:pStyle w:val="WLBody1"/>
              <w:spacing w:before="60" w:after="60"/>
              <w:rPr>
                <w:b/>
                <w:sz w:val="16"/>
                <w:szCs w:val="16"/>
              </w:rPr>
            </w:pPr>
            <w:r w:rsidRPr="00592362">
              <w:rPr>
                <w:b/>
                <w:sz w:val="16"/>
                <w:szCs w:val="16"/>
              </w:rPr>
              <w:t>By</w:t>
            </w:r>
          </w:p>
        </w:tc>
        <w:tc>
          <w:tcPr>
            <w:tcW w:w="3634" w:type="dxa"/>
            <w:shd w:val="clear" w:color="auto" w:fill="FFFFFF" w:themeFill="background1"/>
          </w:tcPr>
          <w:p w14:paraId="14D8DB5E" w14:textId="77777777" w:rsidR="00A67C5B" w:rsidRPr="00592362" w:rsidRDefault="00A67C5B" w:rsidP="007D69DC">
            <w:pPr>
              <w:pStyle w:val="WLBody1"/>
              <w:spacing w:before="60" w:after="60"/>
              <w:rPr>
                <w:b/>
                <w:sz w:val="16"/>
                <w:szCs w:val="16"/>
              </w:rPr>
            </w:pPr>
            <w:r w:rsidRPr="00592362">
              <w:rPr>
                <w:b/>
                <w:sz w:val="16"/>
                <w:szCs w:val="16"/>
              </w:rPr>
              <w:t>Remarks</w:t>
            </w:r>
          </w:p>
        </w:tc>
      </w:tr>
      <w:tr w:rsidR="00A67C5B" w:rsidRPr="00592362" w14:paraId="3AEAF59F" w14:textId="77777777" w:rsidTr="007D69DC">
        <w:tc>
          <w:tcPr>
            <w:tcW w:w="1204" w:type="dxa"/>
          </w:tcPr>
          <w:p w14:paraId="4A1ECA01" w14:textId="77777777" w:rsidR="00A67C5B" w:rsidRPr="00592362" w:rsidRDefault="00A67C5B" w:rsidP="007D69DC">
            <w:pPr>
              <w:pStyle w:val="WLBody1"/>
              <w:spacing w:before="60" w:after="60"/>
              <w:jc w:val="center"/>
              <w:rPr>
                <w:sz w:val="16"/>
                <w:szCs w:val="16"/>
              </w:rPr>
            </w:pPr>
            <w:r>
              <w:rPr>
                <w:sz w:val="16"/>
                <w:szCs w:val="16"/>
              </w:rPr>
              <w:t>0.1</w:t>
            </w:r>
          </w:p>
        </w:tc>
        <w:tc>
          <w:tcPr>
            <w:tcW w:w="1910" w:type="dxa"/>
          </w:tcPr>
          <w:p w14:paraId="1A3867C0" w14:textId="4AF3928B" w:rsidR="00A67C5B" w:rsidRPr="00592362" w:rsidRDefault="00C91A6F" w:rsidP="007D69DC">
            <w:pPr>
              <w:pStyle w:val="WLBody1"/>
              <w:spacing w:before="60" w:after="60"/>
              <w:rPr>
                <w:sz w:val="16"/>
                <w:szCs w:val="16"/>
              </w:rPr>
            </w:pPr>
            <w:r>
              <w:rPr>
                <w:sz w:val="16"/>
                <w:szCs w:val="16"/>
              </w:rPr>
              <w:t>20</w:t>
            </w:r>
            <w:r w:rsidR="0010249A">
              <w:rPr>
                <w:sz w:val="16"/>
                <w:szCs w:val="16"/>
              </w:rPr>
              <w:t>/01/2021</w:t>
            </w:r>
          </w:p>
        </w:tc>
        <w:tc>
          <w:tcPr>
            <w:tcW w:w="2268" w:type="dxa"/>
          </w:tcPr>
          <w:p w14:paraId="00F0ECFF" w14:textId="4A858A94" w:rsidR="00A67C5B" w:rsidRPr="00592362" w:rsidRDefault="00A67C5B" w:rsidP="007D69DC">
            <w:pPr>
              <w:pStyle w:val="WLBody1"/>
              <w:spacing w:before="60" w:after="60"/>
              <w:rPr>
                <w:sz w:val="16"/>
                <w:szCs w:val="16"/>
              </w:rPr>
            </w:pPr>
            <w:r w:rsidRPr="00074026">
              <w:rPr>
                <w:sz w:val="16"/>
                <w:szCs w:val="16"/>
              </w:rPr>
              <w:t>Erika Sukevic</w:t>
            </w:r>
            <w:r w:rsidR="00C91A6F">
              <w:rPr>
                <w:sz w:val="16"/>
                <w:szCs w:val="16"/>
              </w:rPr>
              <w:t xml:space="preserve"> &amp; Linzi Evans</w:t>
            </w:r>
          </w:p>
        </w:tc>
        <w:tc>
          <w:tcPr>
            <w:tcW w:w="3634" w:type="dxa"/>
          </w:tcPr>
          <w:p w14:paraId="35C0A79D" w14:textId="77777777" w:rsidR="00A67C5B" w:rsidRPr="00592362" w:rsidRDefault="00A67C5B" w:rsidP="007D69DC">
            <w:pPr>
              <w:pStyle w:val="WLBody1"/>
              <w:spacing w:before="60" w:after="60"/>
              <w:rPr>
                <w:sz w:val="16"/>
                <w:szCs w:val="16"/>
              </w:rPr>
            </w:pPr>
            <w:r>
              <w:rPr>
                <w:sz w:val="16"/>
                <w:szCs w:val="16"/>
              </w:rPr>
              <w:t>Base spec</w:t>
            </w:r>
          </w:p>
        </w:tc>
      </w:tr>
      <w:tr w:rsidR="00A67C5B" w:rsidRPr="00592362" w14:paraId="6F6B8BB2" w14:textId="77777777" w:rsidTr="007D69DC">
        <w:tc>
          <w:tcPr>
            <w:tcW w:w="1204" w:type="dxa"/>
          </w:tcPr>
          <w:p w14:paraId="62DDB3EB" w14:textId="77777777" w:rsidR="00A67C5B" w:rsidRPr="00592362" w:rsidRDefault="00A67C5B" w:rsidP="007D69DC">
            <w:pPr>
              <w:pStyle w:val="WLBody1"/>
              <w:spacing w:before="60" w:after="60"/>
              <w:jc w:val="center"/>
              <w:rPr>
                <w:sz w:val="16"/>
                <w:szCs w:val="16"/>
              </w:rPr>
            </w:pPr>
            <w:r>
              <w:rPr>
                <w:sz w:val="16"/>
                <w:szCs w:val="16"/>
              </w:rPr>
              <w:t>1.0</w:t>
            </w:r>
          </w:p>
        </w:tc>
        <w:tc>
          <w:tcPr>
            <w:tcW w:w="1910" w:type="dxa"/>
          </w:tcPr>
          <w:p w14:paraId="6E4C326F" w14:textId="156C18B1" w:rsidR="00A67C5B" w:rsidRPr="00592362" w:rsidRDefault="00834127" w:rsidP="007D69DC">
            <w:pPr>
              <w:pStyle w:val="WLBody1"/>
              <w:spacing w:before="60" w:after="60"/>
              <w:rPr>
                <w:sz w:val="16"/>
                <w:szCs w:val="16"/>
              </w:rPr>
            </w:pPr>
            <w:r>
              <w:rPr>
                <w:sz w:val="16"/>
                <w:szCs w:val="16"/>
              </w:rPr>
              <w:t>05/03/2021</w:t>
            </w:r>
          </w:p>
        </w:tc>
        <w:tc>
          <w:tcPr>
            <w:tcW w:w="2268" w:type="dxa"/>
          </w:tcPr>
          <w:p w14:paraId="7C37B406" w14:textId="2A65BF89" w:rsidR="00A67C5B" w:rsidRPr="00592362" w:rsidRDefault="00834127" w:rsidP="007D69DC">
            <w:pPr>
              <w:pStyle w:val="WLBody1"/>
              <w:spacing w:before="60" w:after="60"/>
              <w:rPr>
                <w:sz w:val="16"/>
                <w:szCs w:val="16"/>
              </w:rPr>
            </w:pPr>
            <w:r w:rsidRPr="00834127">
              <w:rPr>
                <w:sz w:val="16"/>
                <w:szCs w:val="16"/>
              </w:rPr>
              <w:t>Erika Sukevic</w:t>
            </w:r>
          </w:p>
        </w:tc>
        <w:tc>
          <w:tcPr>
            <w:tcW w:w="3634" w:type="dxa"/>
          </w:tcPr>
          <w:p w14:paraId="00023302" w14:textId="77777777" w:rsidR="00A67C5B" w:rsidRPr="00592362" w:rsidRDefault="00A67C5B" w:rsidP="007D69DC">
            <w:pPr>
              <w:pStyle w:val="WLBody1"/>
              <w:spacing w:before="60" w:after="60"/>
              <w:rPr>
                <w:sz w:val="16"/>
                <w:szCs w:val="16"/>
              </w:rPr>
            </w:pPr>
            <w:r w:rsidRPr="00A47D49">
              <w:rPr>
                <w:sz w:val="16"/>
                <w:szCs w:val="16"/>
              </w:rPr>
              <w:t>Updates</w:t>
            </w:r>
          </w:p>
        </w:tc>
      </w:tr>
      <w:tr w:rsidR="00A67C5B" w:rsidRPr="00592362" w14:paraId="71FA03FC" w14:textId="77777777" w:rsidTr="007D69DC">
        <w:tc>
          <w:tcPr>
            <w:tcW w:w="1204" w:type="dxa"/>
          </w:tcPr>
          <w:p w14:paraId="0BDB1FCF" w14:textId="451DC855" w:rsidR="00A67C5B" w:rsidRPr="00592362" w:rsidRDefault="00A47D49" w:rsidP="007D69DC">
            <w:pPr>
              <w:pStyle w:val="WLBody1"/>
              <w:spacing w:before="60" w:after="60"/>
              <w:jc w:val="center"/>
              <w:rPr>
                <w:sz w:val="16"/>
                <w:szCs w:val="16"/>
              </w:rPr>
            </w:pPr>
            <w:r>
              <w:rPr>
                <w:sz w:val="16"/>
                <w:szCs w:val="16"/>
              </w:rPr>
              <w:t>1.1</w:t>
            </w:r>
          </w:p>
        </w:tc>
        <w:tc>
          <w:tcPr>
            <w:tcW w:w="1910" w:type="dxa"/>
          </w:tcPr>
          <w:p w14:paraId="705FF813" w14:textId="083A6290" w:rsidR="00A67C5B" w:rsidRPr="00592362" w:rsidRDefault="00A47D49" w:rsidP="007D69DC">
            <w:pPr>
              <w:pStyle w:val="WLBody1"/>
              <w:spacing w:before="60" w:after="60"/>
              <w:rPr>
                <w:sz w:val="16"/>
                <w:szCs w:val="16"/>
              </w:rPr>
            </w:pPr>
            <w:r>
              <w:rPr>
                <w:sz w:val="16"/>
                <w:szCs w:val="16"/>
              </w:rPr>
              <w:t>28/05/2021</w:t>
            </w:r>
          </w:p>
        </w:tc>
        <w:tc>
          <w:tcPr>
            <w:tcW w:w="2268" w:type="dxa"/>
          </w:tcPr>
          <w:p w14:paraId="2CBCF3BB" w14:textId="5E2D9EB7" w:rsidR="00A67C5B" w:rsidRPr="00592362" w:rsidRDefault="00A47D49" w:rsidP="007D69DC">
            <w:pPr>
              <w:pStyle w:val="WLBody1"/>
              <w:spacing w:before="60" w:after="60"/>
              <w:rPr>
                <w:sz w:val="16"/>
                <w:szCs w:val="16"/>
              </w:rPr>
            </w:pPr>
            <w:r w:rsidRPr="00A47D49">
              <w:rPr>
                <w:sz w:val="16"/>
                <w:szCs w:val="16"/>
              </w:rPr>
              <w:t>Erika Sukevic</w:t>
            </w:r>
          </w:p>
        </w:tc>
        <w:tc>
          <w:tcPr>
            <w:tcW w:w="3634" w:type="dxa"/>
          </w:tcPr>
          <w:p w14:paraId="67DF061A" w14:textId="3C1D7E9B" w:rsidR="00A67C5B" w:rsidRPr="00592362" w:rsidRDefault="00A47D49" w:rsidP="007D69DC">
            <w:pPr>
              <w:pStyle w:val="WLBody1"/>
              <w:spacing w:before="60" w:after="60"/>
              <w:rPr>
                <w:sz w:val="16"/>
                <w:szCs w:val="16"/>
              </w:rPr>
            </w:pPr>
            <w:r w:rsidRPr="00A47D49">
              <w:rPr>
                <w:sz w:val="16"/>
                <w:szCs w:val="16"/>
                <w:highlight w:val="yellow"/>
              </w:rPr>
              <w:t>Subscription logic</w:t>
            </w:r>
          </w:p>
        </w:tc>
      </w:tr>
      <w:tr w:rsidR="00A67C5B" w:rsidRPr="00592362" w14:paraId="70F1BE70" w14:textId="77777777" w:rsidTr="007D69DC">
        <w:tc>
          <w:tcPr>
            <w:tcW w:w="1204" w:type="dxa"/>
          </w:tcPr>
          <w:p w14:paraId="1F77D402" w14:textId="77777777" w:rsidR="00A67C5B" w:rsidRDefault="00A67C5B" w:rsidP="007D69DC">
            <w:pPr>
              <w:pStyle w:val="WLBody1"/>
              <w:spacing w:before="60" w:after="60"/>
              <w:jc w:val="center"/>
              <w:rPr>
                <w:sz w:val="16"/>
                <w:szCs w:val="16"/>
              </w:rPr>
            </w:pPr>
          </w:p>
        </w:tc>
        <w:tc>
          <w:tcPr>
            <w:tcW w:w="1910" w:type="dxa"/>
          </w:tcPr>
          <w:p w14:paraId="530D1523" w14:textId="77777777" w:rsidR="00A67C5B" w:rsidRDefault="00A67C5B" w:rsidP="007D69DC">
            <w:pPr>
              <w:pStyle w:val="WLBody1"/>
              <w:spacing w:before="60" w:after="60"/>
              <w:rPr>
                <w:sz w:val="16"/>
                <w:szCs w:val="16"/>
              </w:rPr>
            </w:pPr>
          </w:p>
        </w:tc>
        <w:tc>
          <w:tcPr>
            <w:tcW w:w="2268" w:type="dxa"/>
          </w:tcPr>
          <w:p w14:paraId="37F0B356" w14:textId="77777777" w:rsidR="00A67C5B" w:rsidRDefault="00A67C5B" w:rsidP="007D69DC">
            <w:pPr>
              <w:pStyle w:val="WLBody1"/>
              <w:spacing w:before="60" w:after="60"/>
              <w:rPr>
                <w:sz w:val="16"/>
                <w:szCs w:val="16"/>
              </w:rPr>
            </w:pPr>
          </w:p>
        </w:tc>
        <w:tc>
          <w:tcPr>
            <w:tcW w:w="3634" w:type="dxa"/>
          </w:tcPr>
          <w:p w14:paraId="281CB8FE" w14:textId="77777777" w:rsidR="00A67C5B" w:rsidRDefault="00A67C5B" w:rsidP="007D69DC">
            <w:pPr>
              <w:pStyle w:val="WLBody1"/>
              <w:spacing w:before="60" w:after="60"/>
              <w:rPr>
                <w:sz w:val="16"/>
                <w:szCs w:val="16"/>
              </w:rPr>
            </w:pPr>
          </w:p>
        </w:tc>
      </w:tr>
    </w:tbl>
    <w:p w14:paraId="0523CA8C" w14:textId="77777777" w:rsidR="00A67C5B" w:rsidRDefault="00A67C5B" w:rsidP="00A67C5B">
      <w:pPr>
        <w:jc w:val="both"/>
      </w:pPr>
    </w:p>
    <w:p w14:paraId="491E1A13" w14:textId="00223BF7" w:rsidR="00A67C5B" w:rsidRDefault="00A43059" w:rsidP="00A67C5B">
      <w:pPr>
        <w:pStyle w:val="Heading1"/>
      </w:pPr>
      <w:r>
        <w:t>CRIM</w:t>
      </w:r>
      <w:r w:rsidR="00A67C5B">
        <w:t xml:space="preserve"> Narrative</w:t>
      </w:r>
    </w:p>
    <w:p w14:paraId="3C63314C" w14:textId="7E99C29D" w:rsidR="00C91A6F" w:rsidRDefault="002B2D7C" w:rsidP="00C91A6F">
      <w:r>
        <w:t>We need an event which will create equipment objects based on the information on the customer order.</w:t>
      </w:r>
    </w:p>
    <w:p w14:paraId="6BCBEE34" w14:textId="7860875A" w:rsidR="002B2D7C" w:rsidRDefault="002B2D7C" w:rsidP="00C91A6F">
      <w:r>
        <w:t>Equipment objects are split by two types:</w:t>
      </w:r>
    </w:p>
    <w:p w14:paraId="2A35704C" w14:textId="28233206" w:rsidR="002B2D7C" w:rsidRDefault="002B2D7C" w:rsidP="002B2D7C">
      <w:pPr>
        <w:pStyle w:val="ListParagraph"/>
        <w:numPr>
          <w:ilvl w:val="0"/>
          <w:numId w:val="8"/>
        </w:numPr>
      </w:pPr>
      <w:r>
        <w:t>Serial Object</w:t>
      </w:r>
    </w:p>
    <w:p w14:paraId="6942D509" w14:textId="53F0AA1F" w:rsidR="002B2D7C" w:rsidRDefault="002B2D7C" w:rsidP="002B2D7C">
      <w:pPr>
        <w:pStyle w:val="ListParagraph"/>
        <w:numPr>
          <w:ilvl w:val="0"/>
          <w:numId w:val="8"/>
        </w:numPr>
      </w:pPr>
      <w:r>
        <w:t>Functional Object</w:t>
      </w:r>
    </w:p>
    <w:p w14:paraId="52BB4598" w14:textId="4D7E0E64" w:rsidR="002B2D7C" w:rsidRDefault="009B09AE" w:rsidP="002B2D7C">
      <w:r>
        <w:t xml:space="preserve">The event should only create objects for the parts which are marked as Serviceable on </w:t>
      </w:r>
      <w:r w:rsidR="008336A0">
        <w:t>the site 2013.</w:t>
      </w:r>
    </w:p>
    <w:p w14:paraId="77FAF262" w14:textId="2B6BF54F" w:rsidR="008336A0" w:rsidRDefault="000C2B35" w:rsidP="002B2D7C">
      <w:r>
        <w:rPr>
          <w:noProof/>
        </w:rPr>
        <mc:AlternateContent>
          <mc:Choice Requires="wps">
            <w:drawing>
              <wp:anchor distT="0" distB="0" distL="114300" distR="114300" simplePos="0" relativeHeight="251658257" behindDoc="0" locked="0" layoutInCell="1" allowOverlap="1" wp14:anchorId="67AEA253" wp14:editId="20EC849E">
                <wp:simplePos x="0" y="0"/>
                <wp:positionH relativeFrom="column">
                  <wp:posOffset>4770783</wp:posOffset>
                </wp:positionH>
                <wp:positionV relativeFrom="paragraph">
                  <wp:posOffset>428045</wp:posOffset>
                </wp:positionV>
                <wp:extent cx="612250" cy="302150"/>
                <wp:effectExtent l="0" t="0" r="16510" b="22225"/>
                <wp:wrapNone/>
                <wp:docPr id="21" name="Rectangle 21"/>
                <wp:cNvGraphicFramePr/>
                <a:graphic xmlns:a="http://schemas.openxmlformats.org/drawingml/2006/main">
                  <a:graphicData uri="http://schemas.microsoft.com/office/word/2010/wordprocessingShape">
                    <wps:wsp>
                      <wps:cNvSpPr/>
                      <wps:spPr>
                        <a:xfrm>
                          <a:off x="0" y="0"/>
                          <a:ext cx="612250" cy="302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18EE9357" id="Rectangle 21" o:spid="_x0000_s1026" style="position:absolute;margin-left:375.65pt;margin-top:33.7pt;width:48.2pt;height:23.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58256" behindDoc="0" locked="0" layoutInCell="1" allowOverlap="1" wp14:anchorId="1FD08980" wp14:editId="5A722A4B">
                <wp:simplePos x="0" y="0"/>
                <wp:positionH relativeFrom="column">
                  <wp:posOffset>3315694</wp:posOffset>
                </wp:positionH>
                <wp:positionV relativeFrom="paragraph">
                  <wp:posOffset>412143</wp:posOffset>
                </wp:positionV>
                <wp:extent cx="477078" cy="286247"/>
                <wp:effectExtent l="0" t="0" r="18415" b="19050"/>
                <wp:wrapNone/>
                <wp:docPr id="20" name="Rectangle 20"/>
                <wp:cNvGraphicFramePr/>
                <a:graphic xmlns:a="http://schemas.openxmlformats.org/drawingml/2006/main">
                  <a:graphicData uri="http://schemas.microsoft.com/office/word/2010/wordprocessingShape">
                    <wps:wsp>
                      <wps:cNvSpPr/>
                      <wps:spPr>
                        <a:xfrm>
                          <a:off x="0" y="0"/>
                          <a:ext cx="477078" cy="2862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4D9FBE6" id="Rectangle 20" o:spid="_x0000_s1026" style="position:absolute;margin-left:261.1pt;margin-top:32.45pt;width:37.55pt;height:22.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" filled="f" strokecolor="red" strokeweight="1pt"/>
            </w:pict>
          </mc:Fallback>
        </mc:AlternateContent>
      </w:r>
      <w:r>
        <w:rPr>
          <w:noProof/>
        </w:rPr>
        <w:drawing>
          <wp:inline distT="0" distB="0" distL="0" distR="0" wp14:anchorId="13AA17C0" wp14:editId="5C2EA123">
            <wp:extent cx="5731510" cy="7588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68124.tmp"/>
                    <pic:cNvPicPr/>
                  </pic:nvPicPr>
                  <pic:blipFill>
                    <a:blip r:embed="rId9">
                      <a:extLst>
                        <a:ext uri="{28A0092B-C50C-407E-A947-70E740481C1C}">
                          <a14:useLocalDpi xmlns:a14="http://schemas.microsoft.com/office/drawing/2010/main" val="0"/>
                        </a:ext>
                      </a:extLst>
                    </a:blip>
                    <a:stretch>
                      <a:fillRect/>
                    </a:stretch>
                  </pic:blipFill>
                  <pic:spPr>
                    <a:xfrm>
                      <a:off x="0" y="0"/>
                      <a:ext cx="5731510" cy="758825"/>
                    </a:xfrm>
                    <a:prstGeom prst="rect">
                      <a:avLst/>
                    </a:prstGeom>
                  </pic:spPr>
                </pic:pic>
              </a:graphicData>
            </a:graphic>
          </wp:inline>
        </w:drawing>
      </w:r>
    </w:p>
    <w:p w14:paraId="44FD397F" w14:textId="72990F0C" w:rsidR="002B2D7C" w:rsidRDefault="002B2D7C" w:rsidP="002B2D7C">
      <w:pPr>
        <w:pStyle w:val="Heading3"/>
      </w:pPr>
      <w:r>
        <w:t xml:space="preserve">Custom field to hold Object </w:t>
      </w:r>
      <w:proofErr w:type="gramStart"/>
      <w:r>
        <w:t>ID</w:t>
      </w:r>
      <w:proofErr w:type="gramEnd"/>
    </w:p>
    <w:p w14:paraId="74E343C1" w14:textId="5B00EEE9" w:rsidR="002B2D7C" w:rsidRDefault="002B2D7C" w:rsidP="002B2D7C">
      <w:pPr>
        <w:rPr>
          <w:lang w:eastAsia="en-GB"/>
        </w:rPr>
      </w:pPr>
      <w:r>
        <w:rPr>
          <w:lang w:eastAsia="en-GB"/>
        </w:rPr>
        <w:t xml:space="preserve">We need a custom </w:t>
      </w:r>
      <w:r w:rsidR="00965BEA">
        <w:rPr>
          <w:lang w:eastAsia="en-GB"/>
        </w:rPr>
        <w:t>column</w:t>
      </w:r>
      <w:r>
        <w:rPr>
          <w:lang w:eastAsia="en-GB"/>
        </w:rPr>
        <w:t xml:space="preserve"> on the Customer </w:t>
      </w:r>
      <w:r w:rsidRPr="00295EEE">
        <w:rPr>
          <w:lang w:eastAsia="en-GB"/>
        </w:rPr>
        <w:t xml:space="preserve">Order </w:t>
      </w:r>
      <w:r w:rsidR="00834127" w:rsidRPr="00295EEE">
        <w:rPr>
          <w:lang w:eastAsia="en-GB"/>
        </w:rPr>
        <w:t>line</w:t>
      </w:r>
      <w:r w:rsidRPr="00295EEE">
        <w:rPr>
          <w:lang w:eastAsia="en-GB"/>
        </w:rPr>
        <w:t xml:space="preserve"> to hold the Object ID against which all equipment objects will be created. </w:t>
      </w:r>
      <w:r w:rsidR="00470BAF" w:rsidRPr="00295EEE">
        <w:rPr>
          <w:lang w:eastAsia="en-GB"/>
        </w:rPr>
        <w:t>T</w:t>
      </w:r>
      <w:r w:rsidRPr="00295EEE">
        <w:rPr>
          <w:lang w:eastAsia="en-GB"/>
        </w:rPr>
        <w:t xml:space="preserve">his field should be LOV from functional object screen </w:t>
      </w:r>
      <w:r w:rsidR="000C1779" w:rsidRPr="00295EEE">
        <w:rPr>
          <w:lang w:eastAsia="en-GB"/>
        </w:rPr>
        <w:t xml:space="preserve">holding Object IDs and Description for </w:t>
      </w:r>
      <w:r w:rsidR="000D4C08" w:rsidRPr="00295EEE">
        <w:rPr>
          <w:lang w:eastAsia="en-GB"/>
        </w:rPr>
        <w:t>objects, but it needs to have ability to enter Object ID without using LOV</w:t>
      </w:r>
      <w:r w:rsidR="000C1779" w:rsidRPr="00295EEE">
        <w:rPr>
          <w:lang w:eastAsia="en-GB"/>
        </w:rPr>
        <w:t>.</w:t>
      </w:r>
    </w:p>
    <w:p w14:paraId="5E81009D" w14:textId="41E8DC26" w:rsidR="000C1779" w:rsidRDefault="008176C5" w:rsidP="002B2D7C">
      <w:pPr>
        <w:rPr>
          <w:lang w:eastAsia="en-GB"/>
        </w:rPr>
      </w:pPr>
      <w:r>
        <w:rPr>
          <w:noProof/>
          <w:lang w:eastAsia="en-GB"/>
        </w:rPr>
        <mc:AlternateContent>
          <mc:Choice Requires="wps">
            <w:drawing>
              <wp:anchor distT="0" distB="0" distL="114300" distR="114300" simplePos="0" relativeHeight="251670560" behindDoc="0" locked="0" layoutInCell="1" allowOverlap="1" wp14:anchorId="1D528223" wp14:editId="1D65AB02">
                <wp:simplePos x="0" y="0"/>
                <wp:positionH relativeFrom="column">
                  <wp:posOffset>1726387</wp:posOffset>
                </wp:positionH>
                <wp:positionV relativeFrom="paragraph">
                  <wp:posOffset>1359586</wp:posOffset>
                </wp:positionV>
                <wp:extent cx="219456" cy="409651"/>
                <wp:effectExtent l="0" t="0" r="28575" b="28575"/>
                <wp:wrapNone/>
                <wp:docPr id="82" name="Rectangle 82"/>
                <wp:cNvGraphicFramePr/>
                <a:graphic xmlns:a="http://schemas.openxmlformats.org/drawingml/2006/main">
                  <a:graphicData uri="http://schemas.microsoft.com/office/word/2010/wordprocessingShape">
                    <wps:wsp>
                      <wps:cNvSpPr/>
                      <wps:spPr>
                        <a:xfrm>
                          <a:off x="0" y="0"/>
                          <a:ext cx="219456" cy="4096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499ABF" id="Rectangle 82" o:spid="_x0000_s1026" style="position:absolute;margin-left:135.95pt;margin-top:107.05pt;width:17.3pt;height:32.25pt;z-index:2516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" filled="f" strokecolor="red" strokeweight="1pt"/>
            </w:pict>
          </mc:Fallback>
        </mc:AlternateContent>
      </w:r>
      <w:r w:rsidR="00E43C7E">
        <w:rPr>
          <w:noProof/>
          <w:lang w:eastAsia="en-GB"/>
        </w:rPr>
        <w:drawing>
          <wp:inline distT="0" distB="0" distL="0" distR="0" wp14:anchorId="33F27FAA" wp14:editId="56E09BEC">
            <wp:extent cx="4820717" cy="1816982"/>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26849" cy="1819293"/>
                    </a:xfrm>
                    <a:prstGeom prst="rect">
                      <a:avLst/>
                    </a:prstGeom>
                  </pic:spPr>
                </pic:pic>
              </a:graphicData>
            </a:graphic>
          </wp:inline>
        </w:drawing>
      </w:r>
    </w:p>
    <w:p w14:paraId="5243D120" w14:textId="4A8FF114" w:rsidR="000C1779" w:rsidRPr="002B2D7C" w:rsidRDefault="000C1779" w:rsidP="002B2D7C">
      <w:pPr>
        <w:rPr>
          <w:lang w:eastAsia="en-GB"/>
        </w:rPr>
      </w:pPr>
    </w:p>
    <w:p w14:paraId="3E22F3B1" w14:textId="74112B08" w:rsidR="00C91A6F" w:rsidRDefault="000C1779" w:rsidP="00C91A6F">
      <w:r>
        <w:rPr>
          <w:noProof/>
        </w:rPr>
        <mc:AlternateContent>
          <mc:Choice Requires="wps">
            <w:drawing>
              <wp:anchor distT="0" distB="0" distL="114300" distR="114300" simplePos="0" relativeHeight="251658242" behindDoc="0" locked="0" layoutInCell="1" allowOverlap="1" wp14:anchorId="32F1A711" wp14:editId="351ECA94">
                <wp:simplePos x="0" y="0"/>
                <wp:positionH relativeFrom="column">
                  <wp:posOffset>368135</wp:posOffset>
                </wp:positionH>
                <wp:positionV relativeFrom="paragraph">
                  <wp:posOffset>516577</wp:posOffset>
                </wp:positionV>
                <wp:extent cx="1894114" cy="373711"/>
                <wp:effectExtent l="0" t="0" r="11430" b="26670"/>
                <wp:wrapNone/>
                <wp:docPr id="28" name="Rectangle 28"/>
                <wp:cNvGraphicFramePr/>
                <a:graphic xmlns:a="http://schemas.openxmlformats.org/drawingml/2006/main">
                  <a:graphicData uri="http://schemas.microsoft.com/office/word/2010/wordprocessingShape">
                    <wps:wsp>
                      <wps:cNvSpPr/>
                      <wps:spPr>
                        <a:xfrm>
                          <a:off x="0" y="0"/>
                          <a:ext cx="1894114" cy="3737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91B53F" id="Rectangle 28" o:spid="_x0000_s1026" style="position:absolute;margin-left:29pt;margin-top:40.7pt;width:149.15pt;height:29.4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" filled="f" strokecolor="red" strokeweight="1pt"/>
            </w:pict>
          </mc:Fallback>
        </mc:AlternateContent>
      </w:r>
      <w:r>
        <w:rPr>
          <w:noProof/>
        </w:rPr>
        <w:drawing>
          <wp:inline distT="0" distB="0" distL="0" distR="0" wp14:anchorId="104BF23B" wp14:editId="0E66A07A">
            <wp:extent cx="5731510" cy="1011555"/>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EC2801.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1011555"/>
                    </a:xfrm>
                    <a:prstGeom prst="rect">
                      <a:avLst/>
                    </a:prstGeom>
                  </pic:spPr>
                </pic:pic>
              </a:graphicData>
            </a:graphic>
          </wp:inline>
        </w:drawing>
      </w:r>
    </w:p>
    <w:p w14:paraId="22F64900" w14:textId="77777777" w:rsidR="00464944" w:rsidRDefault="00464944" w:rsidP="00C91A6F"/>
    <w:p w14:paraId="100FB4DC" w14:textId="77777777" w:rsidR="00464944" w:rsidRDefault="00464944" w:rsidP="00464944">
      <w:pPr>
        <w:pStyle w:val="Heading3"/>
      </w:pPr>
      <w:r>
        <w:t>Event Trigger</w:t>
      </w:r>
    </w:p>
    <w:p w14:paraId="459A0D73" w14:textId="77777777" w:rsidR="00464944" w:rsidRDefault="00464944" w:rsidP="00464944">
      <w:pPr>
        <w:rPr>
          <w:lang w:eastAsia="en-GB"/>
        </w:rPr>
      </w:pPr>
      <w:r>
        <w:rPr>
          <w:lang w:eastAsia="en-GB"/>
        </w:rPr>
        <w:t>We need a trigger which would activate automation of objects creation. The proposed solution is to trigger the event using custom RMB called “</w:t>
      </w:r>
      <w:r w:rsidRPr="007D5FAF">
        <w:rPr>
          <w:lang w:eastAsia="en-GB"/>
        </w:rPr>
        <w:t>Load parts to object</w:t>
      </w:r>
      <w:r>
        <w:rPr>
          <w:lang w:eastAsia="en-GB"/>
        </w:rPr>
        <w:t>”. This RMB should only be enabled when Customer Order status = Delivered or Closed/Invoiced and Object ID CF is populated.</w:t>
      </w:r>
    </w:p>
    <w:p w14:paraId="4202D117" w14:textId="77777777" w:rsidR="00464944" w:rsidRDefault="00464944" w:rsidP="00464944">
      <w:pPr>
        <w:rPr>
          <w:lang w:eastAsia="en-GB"/>
        </w:rPr>
      </w:pPr>
      <w:r>
        <w:rPr>
          <w:noProof/>
          <w:lang w:eastAsia="en-GB"/>
        </w:rPr>
        <mc:AlternateContent>
          <mc:Choice Requires="wps">
            <w:drawing>
              <wp:anchor distT="0" distB="0" distL="114300" distR="114300" simplePos="0" relativeHeight="251660320" behindDoc="0" locked="0" layoutInCell="1" allowOverlap="1" wp14:anchorId="011C30CF" wp14:editId="31891352">
                <wp:simplePos x="0" y="0"/>
                <wp:positionH relativeFrom="column">
                  <wp:posOffset>2115047</wp:posOffset>
                </wp:positionH>
                <wp:positionV relativeFrom="paragraph">
                  <wp:posOffset>646264</wp:posOffset>
                </wp:positionV>
                <wp:extent cx="588396" cy="270345"/>
                <wp:effectExtent l="0" t="0" r="21590" b="15875"/>
                <wp:wrapNone/>
                <wp:docPr id="18" name="Rectangle 18"/>
                <wp:cNvGraphicFramePr/>
                <a:graphic xmlns:a="http://schemas.openxmlformats.org/drawingml/2006/main">
                  <a:graphicData uri="http://schemas.microsoft.com/office/word/2010/wordprocessingShape">
                    <wps:wsp>
                      <wps:cNvSpPr/>
                      <wps:spPr>
                        <a:xfrm>
                          <a:off x="0" y="0"/>
                          <a:ext cx="588396" cy="2703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E6A8E" id="Rectangle 18" o:spid="_x0000_s1026" style="position:absolute;margin-left:166.55pt;margin-top:50.9pt;width:46.35pt;height:21.3pt;z-index:2516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" filled="f" strokecolor="red" strokeweight="1pt"/>
            </w:pict>
          </mc:Fallback>
        </mc:AlternateContent>
      </w:r>
      <w:r>
        <w:rPr>
          <w:noProof/>
          <w:lang w:eastAsia="en-GB"/>
        </w:rPr>
        <w:drawing>
          <wp:inline distT="0" distB="0" distL="0" distR="0" wp14:anchorId="72B70B60" wp14:editId="733C5E5E">
            <wp:extent cx="4102873" cy="1033219"/>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8609A.tmp"/>
                    <pic:cNvPicPr/>
                  </pic:nvPicPr>
                  <pic:blipFill>
                    <a:blip r:embed="rId12">
                      <a:extLst>
                        <a:ext uri="{28A0092B-C50C-407E-A947-70E740481C1C}">
                          <a14:useLocalDpi xmlns:a14="http://schemas.microsoft.com/office/drawing/2010/main" val="0"/>
                        </a:ext>
                      </a:extLst>
                    </a:blip>
                    <a:stretch>
                      <a:fillRect/>
                    </a:stretch>
                  </pic:blipFill>
                  <pic:spPr>
                    <a:xfrm>
                      <a:off x="0" y="0"/>
                      <a:ext cx="4120132" cy="1037565"/>
                    </a:xfrm>
                    <a:prstGeom prst="rect">
                      <a:avLst/>
                    </a:prstGeom>
                  </pic:spPr>
                </pic:pic>
              </a:graphicData>
            </a:graphic>
          </wp:inline>
        </w:drawing>
      </w:r>
    </w:p>
    <w:p w14:paraId="154109E3" w14:textId="77777777" w:rsidR="00464944" w:rsidRDefault="00464944" w:rsidP="00C91A6F"/>
    <w:p w14:paraId="38CBF83D" w14:textId="7BFC0912" w:rsidR="000C1779" w:rsidRDefault="000C1779" w:rsidP="000C1779">
      <w:pPr>
        <w:pStyle w:val="Heading3"/>
      </w:pPr>
      <w:r>
        <w:t>Data mapping and object creation</w:t>
      </w:r>
    </w:p>
    <w:p w14:paraId="0EF5048F" w14:textId="4E4AB624" w:rsidR="000C1779" w:rsidRDefault="000C1779" w:rsidP="000C1779">
      <w:pPr>
        <w:rPr>
          <w:lang w:eastAsia="en-GB"/>
        </w:rPr>
      </w:pPr>
      <w:r>
        <w:rPr>
          <w:lang w:eastAsia="en-GB"/>
        </w:rPr>
        <w:t xml:space="preserve">The following information needs to be taken from the customer order </w:t>
      </w:r>
      <w:r w:rsidR="000717B4">
        <w:rPr>
          <w:lang w:eastAsia="en-GB"/>
        </w:rPr>
        <w:t xml:space="preserve">and associated to it screens </w:t>
      </w:r>
      <w:r>
        <w:rPr>
          <w:lang w:eastAsia="en-GB"/>
        </w:rPr>
        <w:t>to populate equipment object:</w:t>
      </w:r>
    </w:p>
    <w:p w14:paraId="42C7765F" w14:textId="1BD05D92" w:rsidR="000C1779" w:rsidRDefault="000C1779" w:rsidP="000C1779">
      <w:pPr>
        <w:pStyle w:val="ListParagraph"/>
        <w:numPr>
          <w:ilvl w:val="0"/>
          <w:numId w:val="9"/>
        </w:numPr>
      </w:pPr>
      <w:r>
        <w:t>Part No</w:t>
      </w:r>
    </w:p>
    <w:p w14:paraId="23A26C5A" w14:textId="2BB12CE6" w:rsidR="000C1779" w:rsidRDefault="000C1779" w:rsidP="000C1779">
      <w:pPr>
        <w:pStyle w:val="ListParagraph"/>
        <w:numPr>
          <w:ilvl w:val="0"/>
          <w:numId w:val="9"/>
        </w:numPr>
      </w:pPr>
      <w:r>
        <w:t>Installation Date</w:t>
      </w:r>
    </w:p>
    <w:p w14:paraId="47145017" w14:textId="2989E497" w:rsidR="000C1779" w:rsidRDefault="000C1779" w:rsidP="000C1779">
      <w:pPr>
        <w:pStyle w:val="ListParagraph"/>
        <w:numPr>
          <w:ilvl w:val="0"/>
          <w:numId w:val="9"/>
        </w:numPr>
      </w:pPr>
      <w:r>
        <w:t>Serial No (if applicable)</w:t>
      </w:r>
    </w:p>
    <w:p w14:paraId="2A1341CF" w14:textId="5FFC952A" w:rsidR="000C1779" w:rsidRDefault="000C1779" w:rsidP="000C1779">
      <w:pPr>
        <w:pStyle w:val="ListParagraph"/>
        <w:numPr>
          <w:ilvl w:val="0"/>
          <w:numId w:val="9"/>
        </w:numPr>
      </w:pPr>
      <w:r>
        <w:t>Service Warranty</w:t>
      </w:r>
    </w:p>
    <w:p w14:paraId="77F34498" w14:textId="1BE88C2C" w:rsidR="000C1779" w:rsidRDefault="00857028" w:rsidP="000C1779">
      <w:pPr>
        <w:pStyle w:val="ListParagraph"/>
        <w:numPr>
          <w:ilvl w:val="0"/>
          <w:numId w:val="9"/>
        </w:numPr>
      </w:pPr>
      <w:r>
        <w:t xml:space="preserve">Equipment </w:t>
      </w:r>
      <w:r w:rsidR="000C1779">
        <w:t>Quantity</w:t>
      </w:r>
    </w:p>
    <w:p w14:paraId="43562211" w14:textId="3415093D" w:rsidR="00DB649F" w:rsidRDefault="00DB649F" w:rsidP="000C1779">
      <w:pPr>
        <w:pStyle w:val="ListParagraph"/>
        <w:numPr>
          <w:ilvl w:val="0"/>
          <w:numId w:val="9"/>
        </w:numPr>
      </w:pPr>
      <w:r>
        <w:t xml:space="preserve">Belongs </w:t>
      </w:r>
      <w:r w:rsidR="008D3A66">
        <w:t>to Object</w:t>
      </w:r>
      <w:r w:rsidR="005452E1">
        <w:t xml:space="preserve"> – taken from new CF on customer </w:t>
      </w:r>
      <w:r w:rsidR="005452E1" w:rsidRPr="00A47D49">
        <w:t>order</w:t>
      </w:r>
      <w:r w:rsidR="00E0481A" w:rsidRPr="00A47D49">
        <w:t xml:space="preserve"> </w:t>
      </w:r>
      <w:proofErr w:type="gramStart"/>
      <w:r w:rsidR="00E0481A" w:rsidRPr="00A47D49">
        <w:t>line</w:t>
      </w:r>
      <w:proofErr w:type="gramEnd"/>
    </w:p>
    <w:p w14:paraId="71AAAEBD" w14:textId="5E3C068F" w:rsidR="00610DB9" w:rsidRDefault="00610DB9" w:rsidP="000C1779">
      <w:pPr>
        <w:pStyle w:val="ListParagraph"/>
        <w:numPr>
          <w:ilvl w:val="0"/>
          <w:numId w:val="9"/>
        </w:numPr>
      </w:pPr>
      <w:r>
        <w:t>Lot Batch No</w:t>
      </w:r>
      <w:r w:rsidR="00BA331A">
        <w:t xml:space="preserve"> </w:t>
      </w:r>
      <w:r w:rsidR="007D69DC">
        <w:t>–</w:t>
      </w:r>
      <w:r w:rsidR="00BA331A">
        <w:t xml:space="preserve"> </w:t>
      </w:r>
      <w:r w:rsidR="007D69DC">
        <w:t xml:space="preserve">new </w:t>
      </w:r>
      <w:r w:rsidR="00BA331A">
        <w:t>CF</w:t>
      </w:r>
    </w:p>
    <w:p w14:paraId="588EB003" w14:textId="61FD2E93" w:rsidR="00901D1D" w:rsidRDefault="000C1779" w:rsidP="000C1779">
      <w:r>
        <w:t xml:space="preserve">Note that if the part is serialised then each part needs to be created as separate serial object. If part is not </w:t>
      </w:r>
      <w:r w:rsidR="00202BBE">
        <w:t>serialised,</w:t>
      </w:r>
      <w:r>
        <w:t xml:space="preserve"> then </w:t>
      </w:r>
      <w:r w:rsidR="00857028">
        <w:t xml:space="preserve">same parts </w:t>
      </w:r>
      <w:r w:rsidR="0036491E">
        <w:t xml:space="preserve">on the same delivery line </w:t>
      </w:r>
      <w:r w:rsidR="00237CD3">
        <w:t xml:space="preserve">from the </w:t>
      </w:r>
      <w:r w:rsidR="00064A45">
        <w:t xml:space="preserve">same customer order </w:t>
      </w:r>
      <w:r w:rsidR="00857028">
        <w:t>can be merged in to one functional object with defined quantity.</w:t>
      </w:r>
    </w:p>
    <w:p w14:paraId="74460012" w14:textId="77777777" w:rsidR="00221BFF" w:rsidRDefault="00221BFF" w:rsidP="000C1779"/>
    <w:p w14:paraId="28A8F57A" w14:textId="2EB0D857" w:rsidR="00193E26" w:rsidRDefault="00193E26" w:rsidP="00E2120B">
      <w:pPr>
        <w:rPr>
          <w:u w:val="single"/>
        </w:rPr>
      </w:pPr>
      <w:r w:rsidRPr="00E2120B">
        <w:rPr>
          <w:u w:val="single"/>
        </w:rPr>
        <w:t>If the part is serialised:</w:t>
      </w:r>
    </w:p>
    <w:p w14:paraId="5495DEA3" w14:textId="2049CF5F" w:rsidR="00F25644" w:rsidRPr="00481E4F" w:rsidRDefault="00481E4F" w:rsidP="00E2120B">
      <w:r w:rsidRPr="00481E4F">
        <w:t>Below screenshots show where data is coming from</w:t>
      </w:r>
      <w:r>
        <w:t>.</w:t>
      </w:r>
    </w:p>
    <w:p w14:paraId="4F80FF6E" w14:textId="4B43B590" w:rsidR="00DC6515" w:rsidRDefault="005625C8" w:rsidP="000C1779">
      <w:r>
        <w:rPr>
          <w:noProof/>
        </w:rPr>
        <w:lastRenderedPageBreak/>
        <mc:AlternateContent>
          <mc:Choice Requires="wps">
            <w:drawing>
              <wp:anchor distT="0" distB="0" distL="114300" distR="114300" simplePos="0" relativeHeight="251662368" behindDoc="0" locked="0" layoutInCell="1" allowOverlap="1" wp14:anchorId="7F993F68" wp14:editId="408455B7">
                <wp:simplePos x="0" y="0"/>
                <wp:positionH relativeFrom="column">
                  <wp:posOffset>2155371</wp:posOffset>
                </wp:positionH>
                <wp:positionV relativeFrom="paragraph">
                  <wp:posOffset>1419101</wp:posOffset>
                </wp:positionV>
                <wp:extent cx="457200" cy="308759"/>
                <wp:effectExtent l="0" t="0" r="19050" b="15240"/>
                <wp:wrapNone/>
                <wp:docPr id="84" name="Rectangle 84"/>
                <wp:cNvGraphicFramePr/>
                <a:graphic xmlns:a="http://schemas.openxmlformats.org/drawingml/2006/main">
                  <a:graphicData uri="http://schemas.microsoft.com/office/word/2010/wordprocessingShape">
                    <wps:wsp>
                      <wps:cNvSpPr/>
                      <wps:spPr>
                        <a:xfrm>
                          <a:off x="0" y="0"/>
                          <a:ext cx="457200" cy="3087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E4E32E" id="Rectangle 84" o:spid="_x0000_s1026" style="position:absolute;margin-left:169.7pt;margin-top:111.75pt;width:36pt;height:24.3pt;z-index:2516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661344" behindDoc="0" locked="0" layoutInCell="1" allowOverlap="1" wp14:anchorId="6E2FF187" wp14:editId="5D960AFF">
                <wp:simplePos x="0" y="0"/>
                <wp:positionH relativeFrom="column">
                  <wp:posOffset>112816</wp:posOffset>
                </wp:positionH>
                <wp:positionV relativeFrom="paragraph">
                  <wp:posOffset>350322</wp:posOffset>
                </wp:positionV>
                <wp:extent cx="510639" cy="243444"/>
                <wp:effectExtent l="0" t="0" r="22860" b="23495"/>
                <wp:wrapNone/>
                <wp:docPr id="29" name="Rectangle 29"/>
                <wp:cNvGraphicFramePr/>
                <a:graphic xmlns:a="http://schemas.openxmlformats.org/drawingml/2006/main">
                  <a:graphicData uri="http://schemas.microsoft.com/office/word/2010/wordprocessingShape">
                    <wps:wsp>
                      <wps:cNvSpPr/>
                      <wps:spPr>
                        <a:xfrm>
                          <a:off x="0" y="0"/>
                          <a:ext cx="510639" cy="2434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F3D7F" id="Rectangle 29" o:spid="_x0000_s1026" style="position:absolute;margin-left:8.9pt;margin-top:27.6pt;width:40.2pt;height:19.15pt;z-index:2516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" filled="f" strokecolor="red" strokeweight="1pt"/>
            </w:pict>
          </mc:Fallback>
        </mc:AlternateContent>
      </w:r>
      <w:r w:rsidR="00DC6515">
        <w:rPr>
          <w:noProof/>
        </w:rPr>
        <w:drawing>
          <wp:inline distT="0" distB="0" distL="0" distR="0" wp14:anchorId="20EDDF19" wp14:editId="6ED051DE">
            <wp:extent cx="4763671" cy="1812897"/>
            <wp:effectExtent l="0" t="0" r="0" b="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72237" cy="1816157"/>
                    </a:xfrm>
                    <a:prstGeom prst="rect">
                      <a:avLst/>
                    </a:prstGeom>
                  </pic:spPr>
                </pic:pic>
              </a:graphicData>
            </a:graphic>
          </wp:inline>
        </w:drawing>
      </w:r>
    </w:p>
    <w:p w14:paraId="15FB7856" w14:textId="04252B21" w:rsidR="00A32673" w:rsidRPr="00276387" w:rsidRDefault="00A32673" w:rsidP="000C1779">
      <w:r w:rsidRPr="00276387">
        <w:t>No 2 – pick date where transaction description is “Delivered on customer order…”</w:t>
      </w:r>
    </w:p>
    <w:p w14:paraId="0E00497C" w14:textId="6FB552C7" w:rsidR="00923B6D" w:rsidRDefault="005F598D" w:rsidP="00923B6D">
      <w:r>
        <w:rPr>
          <w:noProof/>
        </w:rPr>
        <mc:AlternateContent>
          <mc:Choice Requires="wps">
            <w:drawing>
              <wp:anchor distT="0" distB="0" distL="114300" distR="114300" simplePos="0" relativeHeight="251658263" behindDoc="0" locked="0" layoutInCell="1" allowOverlap="1" wp14:anchorId="783739FB" wp14:editId="0319BB59">
                <wp:simplePos x="0" y="0"/>
                <wp:positionH relativeFrom="column">
                  <wp:posOffset>647205</wp:posOffset>
                </wp:positionH>
                <wp:positionV relativeFrom="paragraph">
                  <wp:posOffset>1217221</wp:posOffset>
                </wp:positionV>
                <wp:extent cx="261257" cy="219694"/>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61257" cy="219694"/>
                        </a:xfrm>
                        <a:prstGeom prst="rect">
                          <a:avLst/>
                        </a:prstGeom>
                        <a:noFill/>
                        <a:ln w="6350">
                          <a:noFill/>
                        </a:ln>
                      </wps:spPr>
                      <wps:txbx>
                        <w:txbxContent>
                          <w:p w14:paraId="108FEACC" w14:textId="4514650B" w:rsidR="005F598D" w:rsidRPr="005F598D" w:rsidRDefault="005F598D" w:rsidP="005F598D">
                            <w:pPr>
                              <w:rPr>
                                <w:color w:val="FF0000"/>
                                <w:sz w:val="16"/>
                                <w:szCs w:val="16"/>
                              </w:rPr>
                            </w:pPr>
                            <w:r>
                              <w:rPr>
                                <w:color w:val="FF0000"/>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739FB" id="_x0000_t202" coordsize="21600,21600" o:spt="202" path="m,l,21600r21600,l21600,xe">
                <v:stroke joinstyle="miter"/>
                <v:path gradientshapeok="t" o:connecttype="rect"/>
              </v:shapetype>
              <v:shape id="Text Box 71" o:spid="_x0000_s1026" type="#_x0000_t202" style="position:absolute;margin-left:50.95pt;margin-top:95.85pt;width:20.55pt;height:17.3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" filled="f" stroked="f" strokeweight=".5pt">
                <v:textbox>
                  <w:txbxContent>
                    <w:p w14:paraId="108FEACC" w14:textId="4514650B" w:rsidR="005F598D" w:rsidRPr="005F598D" w:rsidRDefault="005F598D" w:rsidP="005F598D">
                      <w:pPr>
                        <w:rPr>
                          <w:color w:val="FF0000"/>
                          <w:sz w:val="16"/>
                          <w:szCs w:val="16"/>
                        </w:rPr>
                      </w:pPr>
                      <w:r>
                        <w:rPr>
                          <w:color w:val="FF0000"/>
                          <w:sz w:val="16"/>
                          <w:szCs w:val="16"/>
                        </w:rPr>
                        <w:t>2</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35B1C289" wp14:editId="0ADE62D1">
                <wp:simplePos x="0" y="0"/>
                <wp:positionH relativeFrom="column">
                  <wp:posOffset>1876301</wp:posOffset>
                </wp:positionH>
                <wp:positionV relativeFrom="paragraph">
                  <wp:posOffset>249382</wp:posOffset>
                </wp:positionV>
                <wp:extent cx="261257" cy="219694"/>
                <wp:effectExtent l="0" t="0" r="0" b="0"/>
                <wp:wrapNone/>
                <wp:docPr id="70" name="Text Box 70"/>
                <wp:cNvGraphicFramePr/>
                <a:graphic xmlns:a="http://schemas.openxmlformats.org/drawingml/2006/main">
                  <a:graphicData uri="http://schemas.microsoft.com/office/word/2010/wordprocessingShape">
                    <wps:wsp>
                      <wps:cNvSpPr txBox="1"/>
                      <wps:spPr>
                        <a:xfrm>
                          <a:off x="0" y="0"/>
                          <a:ext cx="261257" cy="219694"/>
                        </a:xfrm>
                        <a:prstGeom prst="rect">
                          <a:avLst/>
                        </a:prstGeom>
                        <a:noFill/>
                        <a:ln w="6350">
                          <a:noFill/>
                        </a:ln>
                      </wps:spPr>
                      <wps:txbx>
                        <w:txbxContent>
                          <w:p w14:paraId="74246363" w14:textId="581AA099" w:rsidR="005F598D" w:rsidRPr="005F598D" w:rsidRDefault="005F598D" w:rsidP="005F598D">
                            <w:pPr>
                              <w:rPr>
                                <w:color w:val="FF0000"/>
                                <w:sz w:val="16"/>
                                <w:szCs w:val="16"/>
                              </w:rPr>
                            </w:pPr>
                            <w:r>
                              <w:rPr>
                                <w:color w:val="FF0000"/>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1C289" id="Text Box 70" o:spid="_x0000_s1027" type="#_x0000_t202" style="position:absolute;margin-left:147.75pt;margin-top:19.65pt;width:20.55pt;height:17.3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" filled="f" stroked="f" strokeweight=".5pt">
                <v:textbox>
                  <w:txbxContent>
                    <w:p w14:paraId="74246363" w14:textId="581AA099" w:rsidR="005F598D" w:rsidRPr="005F598D" w:rsidRDefault="005F598D" w:rsidP="005F598D">
                      <w:pPr>
                        <w:rPr>
                          <w:color w:val="FF0000"/>
                          <w:sz w:val="16"/>
                          <w:szCs w:val="16"/>
                        </w:rPr>
                      </w:pPr>
                      <w:r>
                        <w:rPr>
                          <w:color w:val="FF0000"/>
                          <w:sz w:val="16"/>
                          <w:szCs w:val="16"/>
                        </w:rPr>
                        <w:t>3</w:t>
                      </w:r>
                    </w:p>
                  </w:txbxContent>
                </v:textbox>
              </v:shape>
            </w:pict>
          </mc:Fallback>
        </mc:AlternateContent>
      </w:r>
      <w:r>
        <w:rPr>
          <w:noProof/>
        </w:rPr>
        <mc:AlternateContent>
          <mc:Choice Requires="wps">
            <w:drawing>
              <wp:anchor distT="0" distB="0" distL="114300" distR="114300" simplePos="0" relativeHeight="251658261" behindDoc="0" locked="0" layoutInCell="1" allowOverlap="1" wp14:anchorId="31BD1E86" wp14:editId="6D8A2037">
                <wp:simplePos x="0" y="0"/>
                <wp:positionH relativeFrom="column">
                  <wp:posOffset>498252</wp:posOffset>
                </wp:positionH>
                <wp:positionV relativeFrom="paragraph">
                  <wp:posOffset>235107</wp:posOffset>
                </wp:positionV>
                <wp:extent cx="261257" cy="219694"/>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61257" cy="219694"/>
                        </a:xfrm>
                        <a:prstGeom prst="rect">
                          <a:avLst/>
                        </a:prstGeom>
                        <a:noFill/>
                        <a:ln w="6350">
                          <a:noFill/>
                        </a:ln>
                      </wps:spPr>
                      <wps:txbx>
                        <w:txbxContent>
                          <w:p w14:paraId="7D23830B" w14:textId="7538CCE0" w:rsidR="005F598D" w:rsidRPr="005F598D" w:rsidRDefault="005F598D">
                            <w:pPr>
                              <w:rPr>
                                <w:color w:val="FF0000"/>
                                <w:sz w:val="16"/>
                                <w:szCs w:val="16"/>
                              </w:rPr>
                            </w:pPr>
                            <w:r w:rsidRPr="005F598D">
                              <w:rPr>
                                <w:color w:val="FF0000"/>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1E86" id="Text Box 69" o:spid="_x0000_s1028" type="#_x0000_t202" style="position:absolute;margin-left:39.25pt;margin-top:18.5pt;width:20.55pt;height:17.3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" filled="f" stroked="f" strokeweight=".5pt">
                <v:textbox>
                  <w:txbxContent>
                    <w:p w14:paraId="7D23830B" w14:textId="7538CCE0" w:rsidR="005F598D" w:rsidRPr="005F598D" w:rsidRDefault="005F598D">
                      <w:pPr>
                        <w:rPr>
                          <w:color w:val="FF0000"/>
                          <w:sz w:val="16"/>
                          <w:szCs w:val="16"/>
                        </w:rPr>
                      </w:pPr>
                      <w:r w:rsidRPr="005F598D">
                        <w:rPr>
                          <w:color w:val="FF0000"/>
                          <w:sz w:val="16"/>
                          <w:szCs w:val="16"/>
                        </w:rPr>
                        <w:t>1</w:t>
                      </w:r>
                    </w:p>
                  </w:txbxContent>
                </v:textbox>
              </v:shape>
            </w:pict>
          </mc:Fallback>
        </mc:AlternateContent>
      </w:r>
      <w:r w:rsidR="00193E26">
        <w:rPr>
          <w:noProof/>
        </w:rPr>
        <mc:AlternateContent>
          <mc:Choice Requires="wps">
            <w:drawing>
              <wp:anchor distT="0" distB="0" distL="114300" distR="114300" simplePos="0" relativeHeight="251658259" behindDoc="0" locked="0" layoutInCell="1" allowOverlap="1" wp14:anchorId="488BCE5A" wp14:editId="722932BA">
                <wp:simplePos x="0" y="0"/>
                <wp:positionH relativeFrom="column">
                  <wp:posOffset>2538396</wp:posOffset>
                </wp:positionH>
                <wp:positionV relativeFrom="paragraph">
                  <wp:posOffset>1174449</wp:posOffset>
                </wp:positionV>
                <wp:extent cx="545432" cy="224589"/>
                <wp:effectExtent l="0" t="0" r="26670" b="23495"/>
                <wp:wrapNone/>
                <wp:docPr id="23" name="Rectangle 23"/>
                <wp:cNvGraphicFramePr/>
                <a:graphic xmlns:a="http://schemas.openxmlformats.org/drawingml/2006/main">
                  <a:graphicData uri="http://schemas.microsoft.com/office/word/2010/wordprocessingShape">
                    <wps:wsp>
                      <wps:cNvSpPr/>
                      <wps:spPr>
                        <a:xfrm>
                          <a:off x="0" y="0"/>
                          <a:ext cx="545432" cy="2245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6E620799" id="Rectangle 23" o:spid="_x0000_s1026" style="position:absolute;margin-left:199.85pt;margin-top:92.5pt;width:42.95pt;height:17.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" filled="f" strokecolor="red" strokeweight="1pt"/>
            </w:pict>
          </mc:Fallback>
        </mc:AlternateContent>
      </w:r>
      <w:r w:rsidR="00A96B2F">
        <w:rPr>
          <w:noProof/>
        </w:rPr>
        <w:drawing>
          <wp:inline distT="0" distB="0" distL="0" distR="0" wp14:anchorId="4ACF4D90" wp14:editId="1A35905C">
            <wp:extent cx="5731510" cy="17760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76095"/>
                    </a:xfrm>
                    <a:prstGeom prst="rect">
                      <a:avLst/>
                    </a:prstGeom>
                  </pic:spPr>
                </pic:pic>
              </a:graphicData>
            </a:graphic>
          </wp:inline>
        </w:drawing>
      </w:r>
    </w:p>
    <w:p w14:paraId="61A30D2F" w14:textId="4E25CE46" w:rsidR="00E41EE7" w:rsidRPr="00923B6D" w:rsidRDefault="00E41EE7" w:rsidP="00923B6D">
      <w:r>
        <w:t xml:space="preserve">To determine the service </w:t>
      </w:r>
      <w:r w:rsidR="003A2795">
        <w:t>warranty,</w:t>
      </w:r>
      <w:r>
        <w:t xml:space="preserve"> check what warranty ID the part</w:t>
      </w:r>
      <w:r w:rsidR="00195F25">
        <w:t xml:space="preserve"> has. </w:t>
      </w:r>
      <w:r w:rsidR="00040A6C">
        <w:t xml:space="preserve">Then </w:t>
      </w:r>
      <w:r w:rsidR="007871C4">
        <w:t xml:space="preserve">check what is the value this warranty represents. Please note that Warranty in customer orders world can be set to years (as example below) when in services world it is in months. </w:t>
      </w:r>
      <w:r w:rsidR="00BA331A">
        <w:t xml:space="preserve">The event needs to translate years to months </w:t>
      </w:r>
      <w:proofErr w:type="spellStart"/>
      <w:proofErr w:type="gramStart"/>
      <w:r w:rsidR="00BA331A">
        <w:t>eg</w:t>
      </w:r>
      <w:proofErr w:type="spellEnd"/>
      <w:proofErr w:type="gramEnd"/>
      <w:r w:rsidR="00BA331A">
        <w:t xml:space="preserve"> 2 years = 24 months.</w:t>
      </w:r>
    </w:p>
    <w:p w14:paraId="5F217BD6" w14:textId="7F557661" w:rsidR="007F743E" w:rsidRDefault="00BA331A" w:rsidP="000C1779">
      <w:r>
        <w:rPr>
          <w:noProof/>
        </w:rPr>
        <mc:AlternateContent>
          <mc:Choice Requires="wps">
            <w:drawing>
              <wp:anchor distT="0" distB="0" distL="114300" distR="114300" simplePos="0" relativeHeight="251658269" behindDoc="0" locked="0" layoutInCell="1" allowOverlap="1" wp14:anchorId="0CAB66D8" wp14:editId="0C6A7C07">
                <wp:simplePos x="0" y="0"/>
                <wp:positionH relativeFrom="column">
                  <wp:posOffset>522465</wp:posOffset>
                </wp:positionH>
                <wp:positionV relativeFrom="paragraph">
                  <wp:posOffset>1127983</wp:posOffset>
                </wp:positionV>
                <wp:extent cx="433450" cy="267195"/>
                <wp:effectExtent l="0" t="0" r="24130" b="19050"/>
                <wp:wrapNone/>
                <wp:docPr id="79" name="Rectangle 79"/>
                <wp:cNvGraphicFramePr/>
                <a:graphic xmlns:a="http://schemas.openxmlformats.org/drawingml/2006/main">
                  <a:graphicData uri="http://schemas.microsoft.com/office/word/2010/wordprocessingShape">
                    <wps:wsp>
                      <wps:cNvSpPr/>
                      <wps:spPr>
                        <a:xfrm>
                          <a:off x="0" y="0"/>
                          <a:ext cx="433450"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4F174" id="Rectangle 79" o:spid="_x0000_s1026" style="position:absolute;margin-left:41.15pt;margin-top:88.8pt;width:34.15pt;height:21.05pt;z-index:2516582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" filled="f" strokecolor="red" strokeweight="1pt"/>
            </w:pict>
          </mc:Fallback>
        </mc:AlternateContent>
      </w:r>
      <w:r w:rsidR="007F743E">
        <w:rPr>
          <w:noProof/>
        </w:rPr>
        <w:drawing>
          <wp:inline distT="0" distB="0" distL="0" distR="0" wp14:anchorId="3BBD4782" wp14:editId="3B907157">
            <wp:extent cx="3633849" cy="1768613"/>
            <wp:effectExtent l="0" t="0" r="508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5152" cy="1778981"/>
                    </a:xfrm>
                    <a:prstGeom prst="rect">
                      <a:avLst/>
                    </a:prstGeom>
                  </pic:spPr>
                </pic:pic>
              </a:graphicData>
            </a:graphic>
          </wp:inline>
        </w:drawing>
      </w:r>
    </w:p>
    <w:p w14:paraId="2DD039B7" w14:textId="2830CC5D" w:rsidR="00634291" w:rsidRDefault="007D69DC" w:rsidP="000C1779">
      <w:r>
        <w:rPr>
          <w:noProof/>
        </w:rPr>
        <mc:AlternateContent>
          <mc:Choice Requires="wps">
            <w:drawing>
              <wp:anchor distT="0" distB="0" distL="114300" distR="114300" simplePos="0" relativeHeight="251658271" behindDoc="0" locked="0" layoutInCell="1" allowOverlap="1" wp14:anchorId="731CE5D9" wp14:editId="39B42238">
                <wp:simplePos x="0" y="0"/>
                <wp:positionH relativeFrom="margin">
                  <wp:posOffset>1846613</wp:posOffset>
                </wp:positionH>
                <wp:positionV relativeFrom="paragraph">
                  <wp:posOffset>1211284</wp:posOffset>
                </wp:positionV>
                <wp:extent cx="269875" cy="219694"/>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69875" cy="219694"/>
                        </a:xfrm>
                        <a:prstGeom prst="rect">
                          <a:avLst/>
                        </a:prstGeom>
                        <a:noFill/>
                        <a:ln w="6350">
                          <a:noFill/>
                        </a:ln>
                      </wps:spPr>
                      <wps:txbx>
                        <w:txbxContent>
                          <w:p w14:paraId="23448D0F" w14:textId="43C72664" w:rsidR="007D69DC" w:rsidRPr="00857028" w:rsidRDefault="007D69DC" w:rsidP="007D69DC">
                            <w:pPr>
                              <w:rPr>
                                <w:color w:val="FF0000"/>
                                <w:sz w:val="16"/>
                                <w:szCs w:val="16"/>
                              </w:rPr>
                            </w:pPr>
                            <w:r>
                              <w:rPr>
                                <w:color w:val="FF0000"/>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E5D9" id="Text Box 81" o:spid="_x0000_s1029" type="#_x0000_t202" style="position:absolute;margin-left:145.4pt;margin-top:95.4pt;width:21.25pt;height:17.3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" filled="f" stroked="f" strokeweight=".5pt">
                <v:textbox>
                  <w:txbxContent>
                    <w:p w14:paraId="23448D0F" w14:textId="43C72664" w:rsidR="007D69DC" w:rsidRPr="00857028" w:rsidRDefault="007D69DC" w:rsidP="007D69DC">
                      <w:pPr>
                        <w:rPr>
                          <w:color w:val="FF0000"/>
                          <w:sz w:val="16"/>
                          <w:szCs w:val="16"/>
                        </w:rPr>
                      </w:pPr>
                      <w:r>
                        <w:rPr>
                          <w:color w:val="FF0000"/>
                          <w:sz w:val="16"/>
                          <w:szCs w:val="16"/>
                        </w:rPr>
                        <w:t>4</w:t>
                      </w:r>
                    </w:p>
                  </w:txbxContent>
                </v:textbox>
                <w10:wrap anchorx="margin"/>
              </v:shape>
            </w:pict>
          </mc:Fallback>
        </mc:AlternateContent>
      </w:r>
      <w:r w:rsidR="00BA331A">
        <w:rPr>
          <w:noProof/>
        </w:rPr>
        <mc:AlternateContent>
          <mc:Choice Requires="wps">
            <w:drawing>
              <wp:anchor distT="0" distB="0" distL="114300" distR="114300" simplePos="0" relativeHeight="251658270" behindDoc="0" locked="0" layoutInCell="1" allowOverlap="1" wp14:anchorId="7900DEBC" wp14:editId="1A9A2276">
                <wp:simplePos x="0" y="0"/>
                <wp:positionH relativeFrom="column">
                  <wp:posOffset>1656608</wp:posOffset>
                </wp:positionH>
                <wp:positionV relativeFrom="paragraph">
                  <wp:posOffset>1189124</wp:posOffset>
                </wp:positionV>
                <wp:extent cx="742208" cy="368135"/>
                <wp:effectExtent l="0" t="0" r="20320" b="13335"/>
                <wp:wrapNone/>
                <wp:docPr id="80" name="Rectangle 80"/>
                <wp:cNvGraphicFramePr/>
                <a:graphic xmlns:a="http://schemas.openxmlformats.org/drawingml/2006/main">
                  <a:graphicData uri="http://schemas.microsoft.com/office/word/2010/wordprocessingShape">
                    <wps:wsp>
                      <wps:cNvSpPr/>
                      <wps:spPr>
                        <a:xfrm>
                          <a:off x="0" y="0"/>
                          <a:ext cx="742208" cy="368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427638" id="Rectangle 80" o:spid="_x0000_s1026" style="position:absolute;margin-left:130.45pt;margin-top:93.65pt;width:58.45pt;height:29pt;z-index:2516582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" filled="f" strokecolor="red" strokeweight="1pt"/>
            </w:pict>
          </mc:Fallback>
        </mc:AlternateContent>
      </w:r>
      <w:r w:rsidR="00634291">
        <w:rPr>
          <w:noProof/>
        </w:rPr>
        <w:drawing>
          <wp:inline distT="0" distB="0" distL="0" distR="0" wp14:anchorId="08376DC6" wp14:editId="06528FDC">
            <wp:extent cx="3565791" cy="1638795"/>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80885" cy="1645732"/>
                    </a:xfrm>
                    <a:prstGeom prst="rect">
                      <a:avLst/>
                    </a:prstGeom>
                  </pic:spPr>
                </pic:pic>
              </a:graphicData>
            </a:graphic>
          </wp:inline>
        </w:drawing>
      </w:r>
    </w:p>
    <w:p w14:paraId="6DB1E6C4" w14:textId="1465A0B0" w:rsidR="00193E26" w:rsidRDefault="00193E26" w:rsidP="000C1779">
      <w:pPr>
        <w:rPr>
          <w:u w:val="single"/>
        </w:rPr>
      </w:pPr>
      <w:r w:rsidRPr="00E2120B">
        <w:rPr>
          <w:u w:val="single"/>
        </w:rPr>
        <w:t xml:space="preserve">If the part is not serialised: </w:t>
      </w:r>
    </w:p>
    <w:p w14:paraId="6FB3E0D3" w14:textId="2F069F6A" w:rsidR="005E0BF4" w:rsidRPr="00E2120B" w:rsidRDefault="002421AA" w:rsidP="000C1779">
      <w:pPr>
        <w:rPr>
          <w:u w:val="single"/>
        </w:rPr>
      </w:pPr>
      <w:r>
        <w:rPr>
          <w:noProof/>
          <w:u w:val="single"/>
        </w:rPr>
        <w:lastRenderedPageBreak/>
        <mc:AlternateContent>
          <mc:Choice Requires="wps">
            <w:drawing>
              <wp:anchor distT="0" distB="0" distL="114300" distR="114300" simplePos="0" relativeHeight="251664416" behindDoc="0" locked="0" layoutInCell="1" allowOverlap="1" wp14:anchorId="2C1E6307" wp14:editId="7A17C1C5">
                <wp:simplePos x="0" y="0"/>
                <wp:positionH relativeFrom="column">
                  <wp:posOffset>2772888</wp:posOffset>
                </wp:positionH>
                <wp:positionV relativeFrom="paragraph">
                  <wp:posOffset>1745673</wp:posOffset>
                </wp:positionV>
                <wp:extent cx="558141" cy="368135"/>
                <wp:effectExtent l="0" t="0" r="13970" b="13335"/>
                <wp:wrapNone/>
                <wp:docPr id="88" name="Rectangle 88"/>
                <wp:cNvGraphicFramePr/>
                <a:graphic xmlns:a="http://schemas.openxmlformats.org/drawingml/2006/main">
                  <a:graphicData uri="http://schemas.microsoft.com/office/word/2010/wordprocessingShape">
                    <wps:wsp>
                      <wps:cNvSpPr/>
                      <wps:spPr>
                        <a:xfrm>
                          <a:off x="0" y="0"/>
                          <a:ext cx="558141" cy="368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2AABA" id="Rectangle 88" o:spid="_x0000_s1026" style="position:absolute;margin-left:218.35pt;margin-top:137.45pt;width:43.95pt;height:29pt;z-index:2516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" filled="f" strokecolor="red" strokeweight="1pt"/>
            </w:pict>
          </mc:Fallback>
        </mc:AlternateContent>
      </w:r>
      <w:r>
        <w:rPr>
          <w:noProof/>
          <w:u w:val="single"/>
        </w:rPr>
        <mc:AlternateContent>
          <mc:Choice Requires="wps">
            <w:drawing>
              <wp:anchor distT="0" distB="0" distL="114300" distR="114300" simplePos="0" relativeHeight="251663392" behindDoc="0" locked="0" layoutInCell="1" allowOverlap="1" wp14:anchorId="6873718D" wp14:editId="7F8042D5">
                <wp:simplePos x="0" y="0"/>
                <wp:positionH relativeFrom="column">
                  <wp:posOffset>285008</wp:posOffset>
                </wp:positionH>
                <wp:positionV relativeFrom="paragraph">
                  <wp:posOffset>439387</wp:posOffset>
                </wp:positionV>
                <wp:extent cx="599704" cy="314696"/>
                <wp:effectExtent l="0" t="0" r="10160" b="28575"/>
                <wp:wrapNone/>
                <wp:docPr id="87" name="Rectangle 87"/>
                <wp:cNvGraphicFramePr/>
                <a:graphic xmlns:a="http://schemas.openxmlformats.org/drawingml/2006/main">
                  <a:graphicData uri="http://schemas.microsoft.com/office/word/2010/wordprocessingShape">
                    <wps:wsp>
                      <wps:cNvSpPr/>
                      <wps:spPr>
                        <a:xfrm>
                          <a:off x="0" y="0"/>
                          <a:ext cx="599704" cy="3146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F7B4B" id="Rectangle 87" o:spid="_x0000_s1026" style="position:absolute;margin-left:22.45pt;margin-top:34.6pt;width:47.2pt;height:24.8pt;z-index:2516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" filled="f" strokecolor="red" strokeweight="1pt"/>
            </w:pict>
          </mc:Fallback>
        </mc:AlternateContent>
      </w:r>
      <w:r>
        <w:rPr>
          <w:noProof/>
          <w:u w:val="single"/>
        </w:rPr>
        <w:drawing>
          <wp:inline distT="0" distB="0" distL="0" distR="0" wp14:anchorId="3AFF6EFC" wp14:editId="1E66BAC1">
            <wp:extent cx="4870921" cy="2190997"/>
            <wp:effectExtent l="0" t="0" r="6350" b="0"/>
            <wp:docPr id="86" name="Picture 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81458" cy="2195737"/>
                    </a:xfrm>
                    <a:prstGeom prst="rect">
                      <a:avLst/>
                    </a:prstGeom>
                  </pic:spPr>
                </pic:pic>
              </a:graphicData>
            </a:graphic>
          </wp:inline>
        </w:drawing>
      </w:r>
    </w:p>
    <w:p w14:paraId="0A3D5805" w14:textId="172B6A7A" w:rsidR="00193E26" w:rsidRDefault="00610DB9" w:rsidP="000C1779">
      <w:r>
        <w:rPr>
          <w:noProof/>
        </w:rPr>
        <mc:AlternateContent>
          <mc:Choice Requires="wps">
            <w:drawing>
              <wp:anchor distT="0" distB="0" distL="114300" distR="114300" simplePos="0" relativeHeight="251658268" behindDoc="0" locked="0" layoutInCell="1" allowOverlap="1" wp14:anchorId="77A098D8" wp14:editId="38BC806F">
                <wp:simplePos x="0" y="0"/>
                <wp:positionH relativeFrom="margin">
                  <wp:posOffset>801584</wp:posOffset>
                </wp:positionH>
                <wp:positionV relativeFrom="paragraph">
                  <wp:posOffset>1508166</wp:posOffset>
                </wp:positionV>
                <wp:extent cx="269875" cy="219694"/>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69875" cy="219694"/>
                        </a:xfrm>
                        <a:prstGeom prst="rect">
                          <a:avLst/>
                        </a:prstGeom>
                        <a:noFill/>
                        <a:ln w="6350">
                          <a:noFill/>
                        </a:ln>
                      </wps:spPr>
                      <wps:txbx>
                        <w:txbxContent>
                          <w:p w14:paraId="6C60FAB3" w14:textId="0AE871FC" w:rsidR="00610DB9" w:rsidRPr="00857028" w:rsidRDefault="00610DB9" w:rsidP="00610DB9">
                            <w:pPr>
                              <w:rPr>
                                <w:color w:val="FF0000"/>
                                <w:sz w:val="16"/>
                                <w:szCs w:val="16"/>
                              </w:rPr>
                            </w:pPr>
                            <w:r>
                              <w:rPr>
                                <w:color w:val="FF0000"/>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098D8" id="Text Box 78" o:spid="_x0000_s1030" type="#_x0000_t202" style="position:absolute;margin-left:63.1pt;margin-top:118.75pt;width:21.25pt;height:17.3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" filled="f" stroked="f" strokeweight=".5pt">
                <v:textbox>
                  <w:txbxContent>
                    <w:p w14:paraId="6C60FAB3" w14:textId="0AE871FC" w:rsidR="00610DB9" w:rsidRPr="00857028" w:rsidRDefault="00610DB9" w:rsidP="00610DB9">
                      <w:pPr>
                        <w:rPr>
                          <w:color w:val="FF0000"/>
                          <w:sz w:val="16"/>
                          <w:szCs w:val="16"/>
                        </w:rPr>
                      </w:pPr>
                      <w:r>
                        <w:rPr>
                          <w:color w:val="FF0000"/>
                          <w:sz w:val="16"/>
                          <w:szCs w:val="16"/>
                        </w:rPr>
                        <w:t>7</w:t>
                      </w:r>
                    </w:p>
                  </w:txbxContent>
                </v:textbox>
                <w10:wrap anchorx="margin"/>
              </v:shape>
            </w:pict>
          </mc:Fallback>
        </mc:AlternateContent>
      </w:r>
      <w:r w:rsidR="00D73791">
        <w:rPr>
          <w:noProof/>
        </w:rPr>
        <mc:AlternateContent>
          <mc:Choice Requires="wps">
            <w:drawing>
              <wp:anchor distT="0" distB="0" distL="114300" distR="114300" simplePos="0" relativeHeight="251658265" behindDoc="0" locked="0" layoutInCell="1" allowOverlap="1" wp14:anchorId="48671E83" wp14:editId="35501956">
                <wp:simplePos x="0" y="0"/>
                <wp:positionH relativeFrom="margin">
                  <wp:posOffset>231569</wp:posOffset>
                </wp:positionH>
                <wp:positionV relativeFrom="paragraph">
                  <wp:posOffset>1498864</wp:posOffset>
                </wp:positionV>
                <wp:extent cx="269875" cy="219694"/>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69875" cy="219694"/>
                        </a:xfrm>
                        <a:prstGeom prst="rect">
                          <a:avLst/>
                        </a:prstGeom>
                        <a:noFill/>
                        <a:ln w="6350">
                          <a:noFill/>
                        </a:ln>
                      </wps:spPr>
                      <wps:txbx>
                        <w:txbxContent>
                          <w:p w14:paraId="1A0FC386" w14:textId="4B0831AD" w:rsidR="00D73791" w:rsidRPr="00857028" w:rsidRDefault="00D73791" w:rsidP="00D73791">
                            <w:pPr>
                              <w:rPr>
                                <w:color w:val="FF0000"/>
                                <w:sz w:val="16"/>
                                <w:szCs w:val="16"/>
                              </w:rPr>
                            </w:pPr>
                            <w:r>
                              <w:rPr>
                                <w:color w:val="FF0000"/>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71E83" id="Text Box 75" o:spid="_x0000_s1031" type="#_x0000_t202" style="position:absolute;margin-left:18.25pt;margin-top:118pt;width:21.25pt;height:17.3pt;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" filled="f" stroked="f" strokeweight=".5pt">
                <v:textbox>
                  <w:txbxContent>
                    <w:p w14:paraId="1A0FC386" w14:textId="4B0831AD" w:rsidR="00D73791" w:rsidRPr="00857028" w:rsidRDefault="00D73791" w:rsidP="00D73791">
                      <w:pPr>
                        <w:rPr>
                          <w:color w:val="FF0000"/>
                          <w:sz w:val="16"/>
                          <w:szCs w:val="16"/>
                        </w:rPr>
                      </w:pPr>
                      <w:r>
                        <w:rPr>
                          <w:color w:val="FF0000"/>
                          <w:sz w:val="16"/>
                          <w:szCs w:val="16"/>
                        </w:rPr>
                        <w:t>1</w:t>
                      </w:r>
                    </w:p>
                  </w:txbxContent>
                </v:textbox>
                <w10:wrap anchorx="margin"/>
              </v:shape>
            </w:pict>
          </mc:Fallback>
        </mc:AlternateContent>
      </w:r>
      <w:r w:rsidR="00AB6B50">
        <w:rPr>
          <w:noProof/>
        </w:rPr>
        <mc:AlternateContent>
          <mc:Choice Requires="wps">
            <w:drawing>
              <wp:anchor distT="0" distB="0" distL="114300" distR="114300" simplePos="0" relativeHeight="251658264" behindDoc="0" locked="0" layoutInCell="1" allowOverlap="1" wp14:anchorId="424C84DE" wp14:editId="769CF704">
                <wp:simplePos x="0" y="0"/>
                <wp:positionH relativeFrom="column">
                  <wp:posOffset>4316681</wp:posOffset>
                </wp:positionH>
                <wp:positionV relativeFrom="paragraph">
                  <wp:posOffset>1510451</wp:posOffset>
                </wp:positionV>
                <wp:extent cx="270345" cy="206734"/>
                <wp:effectExtent l="0" t="0" r="0" b="3175"/>
                <wp:wrapNone/>
                <wp:docPr id="74" name="Text Box 74"/>
                <wp:cNvGraphicFramePr/>
                <a:graphic xmlns:a="http://schemas.openxmlformats.org/drawingml/2006/main">
                  <a:graphicData uri="http://schemas.microsoft.com/office/word/2010/wordprocessingShape">
                    <wps:wsp>
                      <wps:cNvSpPr txBox="1"/>
                      <wps:spPr>
                        <a:xfrm>
                          <a:off x="0" y="0"/>
                          <a:ext cx="270345" cy="206734"/>
                        </a:xfrm>
                        <a:prstGeom prst="rect">
                          <a:avLst/>
                        </a:prstGeom>
                        <a:noFill/>
                        <a:ln w="6350">
                          <a:noFill/>
                        </a:ln>
                      </wps:spPr>
                      <wps:txbx>
                        <w:txbxContent>
                          <w:p w14:paraId="10EA2B11" w14:textId="77777777" w:rsidR="00AB6B50" w:rsidRPr="00857028" w:rsidRDefault="00AB6B50" w:rsidP="00AB6B50">
                            <w:pPr>
                              <w:rPr>
                                <w:color w:val="FF0000"/>
                                <w:sz w:val="16"/>
                                <w:szCs w:val="16"/>
                              </w:rPr>
                            </w:pPr>
                            <w:r>
                              <w:rPr>
                                <w:color w:val="FF0000"/>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4DE" id="Text Box 74" o:spid="_x0000_s1032" type="#_x0000_t202" style="position:absolute;margin-left:339.9pt;margin-top:118.95pt;width:21.3pt;height:16.3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" filled="f" stroked="f" strokeweight=".5pt">
                <v:textbox>
                  <w:txbxContent>
                    <w:p w14:paraId="10EA2B11" w14:textId="77777777" w:rsidR="00AB6B50" w:rsidRPr="00857028" w:rsidRDefault="00AB6B50" w:rsidP="00AB6B50">
                      <w:pPr>
                        <w:rPr>
                          <w:color w:val="FF0000"/>
                          <w:sz w:val="16"/>
                          <w:szCs w:val="16"/>
                        </w:rPr>
                      </w:pPr>
                      <w:r>
                        <w:rPr>
                          <w:color w:val="FF0000"/>
                          <w:sz w:val="16"/>
                          <w:szCs w:val="16"/>
                        </w:rPr>
                        <w:t>5</w:t>
                      </w:r>
                    </w:p>
                  </w:txbxContent>
                </v:textbox>
              </v:shape>
            </w:pict>
          </mc:Fallback>
        </mc:AlternateContent>
      </w:r>
      <w:r w:rsidR="00873B2E">
        <w:rPr>
          <w:noProof/>
        </w:rPr>
        <mc:AlternateContent>
          <mc:Choice Requires="wps">
            <w:drawing>
              <wp:anchor distT="0" distB="0" distL="114300" distR="114300" simplePos="0" relativeHeight="251658260" behindDoc="0" locked="0" layoutInCell="1" allowOverlap="1" wp14:anchorId="1A82D084" wp14:editId="57EBAF91">
                <wp:simplePos x="0" y="0"/>
                <wp:positionH relativeFrom="column">
                  <wp:posOffset>4957948</wp:posOffset>
                </wp:positionH>
                <wp:positionV relativeFrom="paragraph">
                  <wp:posOffset>1537113</wp:posOffset>
                </wp:positionV>
                <wp:extent cx="320634" cy="166254"/>
                <wp:effectExtent l="0" t="0" r="22860" b="24765"/>
                <wp:wrapNone/>
                <wp:docPr id="68" name="Rectangle 68"/>
                <wp:cNvGraphicFramePr/>
                <a:graphic xmlns:a="http://schemas.openxmlformats.org/drawingml/2006/main">
                  <a:graphicData uri="http://schemas.microsoft.com/office/word/2010/wordprocessingShape">
                    <wps:wsp>
                      <wps:cNvSpPr/>
                      <wps:spPr>
                        <a:xfrm>
                          <a:off x="0" y="0"/>
                          <a:ext cx="320634"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FD67D" id="Rectangle 68" o:spid="_x0000_s1026" style="position:absolute;margin-left:390.4pt;margin-top:121.05pt;width:25.25pt;height:13.1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" filled="f" strokecolor="red" strokeweight="1pt"/>
            </w:pict>
          </mc:Fallback>
        </mc:AlternateContent>
      </w:r>
      <w:r w:rsidR="00284544" w:rsidRPr="00873B2E">
        <w:rPr>
          <w:b/>
          <w:noProof/>
        </w:rPr>
        <w:drawing>
          <wp:inline distT="0" distB="0" distL="0" distR="0" wp14:anchorId="28E10FEA" wp14:editId="1C052DDB">
            <wp:extent cx="5731510" cy="21971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97100"/>
                    </a:xfrm>
                    <a:prstGeom prst="rect">
                      <a:avLst/>
                    </a:prstGeom>
                  </pic:spPr>
                </pic:pic>
              </a:graphicData>
            </a:graphic>
          </wp:inline>
        </w:drawing>
      </w:r>
    </w:p>
    <w:p w14:paraId="01C3F90A" w14:textId="2F370E65" w:rsidR="007A4533" w:rsidRDefault="00637315" w:rsidP="000C1779">
      <w:r>
        <w:rPr>
          <w:noProof/>
        </w:rPr>
        <mc:AlternateContent>
          <mc:Choice Requires="wps">
            <w:drawing>
              <wp:anchor distT="0" distB="0" distL="114300" distR="114300" simplePos="0" relativeHeight="251666464" behindDoc="0" locked="0" layoutInCell="1" allowOverlap="1" wp14:anchorId="6E300DF5" wp14:editId="794AFF48">
                <wp:simplePos x="0" y="0"/>
                <wp:positionH relativeFrom="column">
                  <wp:posOffset>4411683</wp:posOffset>
                </wp:positionH>
                <wp:positionV relativeFrom="paragraph">
                  <wp:posOffset>1590659</wp:posOffset>
                </wp:positionV>
                <wp:extent cx="270345" cy="206734"/>
                <wp:effectExtent l="0" t="0" r="0" b="3175"/>
                <wp:wrapNone/>
                <wp:docPr id="89" name="Text Box 89"/>
                <wp:cNvGraphicFramePr/>
                <a:graphic xmlns:a="http://schemas.openxmlformats.org/drawingml/2006/main">
                  <a:graphicData uri="http://schemas.microsoft.com/office/word/2010/wordprocessingShape">
                    <wps:wsp>
                      <wps:cNvSpPr txBox="1"/>
                      <wps:spPr>
                        <a:xfrm>
                          <a:off x="0" y="0"/>
                          <a:ext cx="270345" cy="206734"/>
                        </a:xfrm>
                        <a:prstGeom prst="rect">
                          <a:avLst/>
                        </a:prstGeom>
                        <a:noFill/>
                        <a:ln w="6350">
                          <a:noFill/>
                        </a:ln>
                      </wps:spPr>
                      <wps:txbx>
                        <w:txbxContent>
                          <w:p w14:paraId="6ADBD457" w14:textId="53DDAB3E" w:rsidR="00637315" w:rsidRPr="00857028" w:rsidRDefault="00637315" w:rsidP="00637315">
                            <w:pPr>
                              <w:rPr>
                                <w:color w:val="FF0000"/>
                                <w:sz w:val="16"/>
                                <w:szCs w:val="16"/>
                              </w:rPr>
                            </w:pPr>
                            <w:r>
                              <w:rPr>
                                <w:color w:val="FF0000"/>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00DF5" id="Text Box 89" o:spid="_x0000_s1033" type="#_x0000_t202" style="position:absolute;margin-left:347.4pt;margin-top:125.25pt;width:21.3pt;height:16.3pt;z-index:2516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" filled="f" stroked="f" strokeweight=".5pt">
                <v:textbox>
                  <w:txbxContent>
                    <w:p w14:paraId="6ADBD457" w14:textId="53DDAB3E" w:rsidR="00637315" w:rsidRPr="00857028" w:rsidRDefault="00637315" w:rsidP="00637315">
                      <w:pPr>
                        <w:rPr>
                          <w:color w:val="FF0000"/>
                          <w:sz w:val="16"/>
                          <w:szCs w:val="16"/>
                        </w:rPr>
                      </w:pPr>
                      <w:r>
                        <w:rPr>
                          <w:color w:val="FF0000"/>
                          <w:sz w:val="16"/>
                          <w:szCs w:val="16"/>
                        </w:rPr>
                        <w:t>2</w:t>
                      </w:r>
                    </w:p>
                  </w:txbxContent>
                </v:textbox>
              </v:shape>
            </w:pict>
          </mc:Fallback>
        </mc:AlternateContent>
      </w:r>
      <w:r w:rsidR="007A4533">
        <w:rPr>
          <w:noProof/>
        </w:rPr>
        <w:drawing>
          <wp:inline distT="0" distB="0" distL="0" distR="0" wp14:anchorId="0FDF2893" wp14:editId="3DAE9A12">
            <wp:extent cx="5731510" cy="1849120"/>
            <wp:effectExtent l="0" t="0" r="254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49120"/>
                    </a:xfrm>
                    <a:prstGeom prst="rect">
                      <a:avLst/>
                    </a:prstGeom>
                  </pic:spPr>
                </pic:pic>
              </a:graphicData>
            </a:graphic>
          </wp:inline>
        </w:drawing>
      </w:r>
    </w:p>
    <w:p w14:paraId="52072A1A" w14:textId="09D53706" w:rsidR="00637315" w:rsidRDefault="00637315" w:rsidP="000C1779">
      <w:r>
        <w:t xml:space="preserve">To access the warranty </w:t>
      </w:r>
      <w:r w:rsidR="00613C02">
        <w:t>information,</w:t>
      </w:r>
      <w:r>
        <w:t xml:space="preserve"> do RMB on the line select </w:t>
      </w:r>
      <w:r w:rsidR="00613C02">
        <w:t>Order Line Details &gt; Customer Warranty &gt; View. The same data transformation on the warranty from years to months should apply as per serial object.</w:t>
      </w:r>
    </w:p>
    <w:p w14:paraId="14193149" w14:textId="128F7B54" w:rsidR="00613C02" w:rsidRDefault="00613C02" w:rsidP="000C1779">
      <w:r w:rsidRPr="00613C02">
        <w:rPr>
          <w:noProof/>
        </w:rPr>
        <w:lastRenderedPageBreak/>
        <w:drawing>
          <wp:inline distT="0" distB="0" distL="0" distR="0" wp14:anchorId="257AFEEA" wp14:editId="2E4A3E38">
            <wp:extent cx="5731510" cy="172974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29740"/>
                    </a:xfrm>
                    <a:prstGeom prst="rect">
                      <a:avLst/>
                    </a:prstGeom>
                  </pic:spPr>
                </pic:pic>
              </a:graphicData>
            </a:graphic>
          </wp:inline>
        </w:drawing>
      </w:r>
    </w:p>
    <w:p w14:paraId="47A82351" w14:textId="2D98A396" w:rsidR="009C0A51" w:rsidRDefault="009C0A51" w:rsidP="000C1779">
      <w:r>
        <w:rPr>
          <w:noProof/>
        </w:rPr>
        <w:drawing>
          <wp:inline distT="0" distB="0" distL="0" distR="0" wp14:anchorId="53C88EDA" wp14:editId="35FA91F9">
            <wp:extent cx="3325091" cy="1957257"/>
            <wp:effectExtent l="0" t="0" r="8890" b="508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9118" cy="1965514"/>
                    </a:xfrm>
                    <a:prstGeom prst="rect">
                      <a:avLst/>
                    </a:prstGeom>
                  </pic:spPr>
                </pic:pic>
              </a:graphicData>
            </a:graphic>
          </wp:inline>
        </w:drawing>
      </w:r>
    </w:p>
    <w:p w14:paraId="77E60A39" w14:textId="77777777" w:rsidR="00610DB9" w:rsidRDefault="00610DB9" w:rsidP="000C1779"/>
    <w:p w14:paraId="13D4F484" w14:textId="77777777" w:rsidR="00610DB9" w:rsidRPr="00610DB9" w:rsidRDefault="00481E4F" w:rsidP="00C91A6F">
      <w:pPr>
        <w:rPr>
          <w:u w:val="single"/>
        </w:rPr>
      </w:pPr>
      <w:r w:rsidRPr="00610DB9">
        <w:rPr>
          <w:u w:val="single"/>
        </w:rPr>
        <w:t xml:space="preserve">Below screenshot shows where data needs to be inputted. </w:t>
      </w:r>
    </w:p>
    <w:p w14:paraId="72C1E7C7" w14:textId="4F232F28" w:rsidR="00610DB9" w:rsidRDefault="00481E4F" w:rsidP="00C91A6F">
      <w:r w:rsidRPr="00610DB9">
        <w:t>We also need a new custom</w:t>
      </w:r>
      <w:r w:rsidR="00801EA1" w:rsidRPr="00610DB9">
        <w:t xml:space="preserve"> field to hold the Lot Batch No. This needs to be a free text field and located </w:t>
      </w:r>
      <w:r w:rsidR="00661ED8" w:rsidRPr="00610DB9">
        <w:t>next to Serial No field</w:t>
      </w:r>
      <w:r w:rsidR="008D753E" w:rsidRPr="00610DB9">
        <w:t>.</w:t>
      </w:r>
    </w:p>
    <w:p w14:paraId="140A1148" w14:textId="324ACF67" w:rsidR="008254F9" w:rsidRPr="00610DB9" w:rsidRDefault="008254F9" w:rsidP="00C91A6F">
      <w:r>
        <w:t xml:space="preserve">Please note </w:t>
      </w:r>
      <w:r w:rsidR="00D502A0">
        <w:t xml:space="preserve">that </w:t>
      </w:r>
      <w:r w:rsidR="00787891">
        <w:t>the Functional Object screen is used for non-serialised parts. Serial Object screen is used for serial parts.</w:t>
      </w:r>
    </w:p>
    <w:p w14:paraId="680AE887" w14:textId="02C830EC" w:rsidR="000C1779" w:rsidRDefault="00610DB9" w:rsidP="00C91A6F">
      <w:r>
        <w:rPr>
          <w:noProof/>
        </w:rPr>
        <mc:AlternateContent>
          <mc:Choice Requires="wps">
            <w:drawing>
              <wp:anchor distT="0" distB="0" distL="114300" distR="114300" simplePos="0" relativeHeight="251658267" behindDoc="0" locked="0" layoutInCell="1" allowOverlap="1" wp14:anchorId="55096E41" wp14:editId="011E7775">
                <wp:simplePos x="0" y="0"/>
                <wp:positionH relativeFrom="column">
                  <wp:posOffset>1430976</wp:posOffset>
                </wp:positionH>
                <wp:positionV relativeFrom="paragraph">
                  <wp:posOffset>1139396</wp:posOffset>
                </wp:positionV>
                <wp:extent cx="270345" cy="206734"/>
                <wp:effectExtent l="0" t="0" r="0" b="3175"/>
                <wp:wrapNone/>
                <wp:docPr id="77" name="Text Box 77"/>
                <wp:cNvGraphicFramePr/>
                <a:graphic xmlns:a="http://schemas.openxmlformats.org/drawingml/2006/main">
                  <a:graphicData uri="http://schemas.microsoft.com/office/word/2010/wordprocessingShape">
                    <wps:wsp>
                      <wps:cNvSpPr txBox="1"/>
                      <wps:spPr>
                        <a:xfrm>
                          <a:off x="0" y="0"/>
                          <a:ext cx="270345" cy="206734"/>
                        </a:xfrm>
                        <a:prstGeom prst="rect">
                          <a:avLst/>
                        </a:prstGeom>
                        <a:noFill/>
                        <a:ln w="6350">
                          <a:noFill/>
                        </a:ln>
                      </wps:spPr>
                      <wps:txbx>
                        <w:txbxContent>
                          <w:p w14:paraId="7410A411" w14:textId="16D66DF8" w:rsidR="00610DB9" w:rsidRPr="00857028" w:rsidRDefault="00610DB9" w:rsidP="00610DB9">
                            <w:pPr>
                              <w:rPr>
                                <w:color w:val="FF0000"/>
                                <w:sz w:val="16"/>
                                <w:szCs w:val="16"/>
                              </w:rPr>
                            </w:pPr>
                            <w:r>
                              <w:rPr>
                                <w:color w:val="FF0000"/>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96E41" id="Text Box 77" o:spid="_x0000_s1034" type="#_x0000_t202" style="position:absolute;margin-left:112.7pt;margin-top:89.7pt;width:21.3pt;height:16.3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" filled="f" stroked="f" strokeweight=".5pt">
                <v:textbox>
                  <w:txbxContent>
                    <w:p w14:paraId="7410A411" w14:textId="16D66DF8" w:rsidR="00610DB9" w:rsidRPr="00857028" w:rsidRDefault="00610DB9" w:rsidP="00610DB9">
                      <w:pPr>
                        <w:rPr>
                          <w:color w:val="FF0000"/>
                          <w:sz w:val="16"/>
                          <w:szCs w:val="16"/>
                        </w:rPr>
                      </w:pPr>
                      <w:r>
                        <w:rPr>
                          <w:color w:val="FF0000"/>
                          <w:sz w:val="16"/>
                          <w:szCs w:val="16"/>
                        </w:rPr>
                        <w:t>7</w:t>
                      </w:r>
                    </w:p>
                  </w:txbxContent>
                </v:textbox>
              </v:shape>
            </w:pict>
          </mc:Fallback>
        </mc:AlternateContent>
      </w:r>
      <w:r>
        <w:rPr>
          <w:noProof/>
        </w:rPr>
        <mc:AlternateContent>
          <mc:Choice Requires="wps">
            <w:drawing>
              <wp:anchor distT="0" distB="0" distL="114300" distR="114300" simplePos="0" relativeHeight="251658266" behindDoc="0" locked="0" layoutInCell="1" allowOverlap="1" wp14:anchorId="28B54EAA" wp14:editId="1A8E4842">
                <wp:simplePos x="0" y="0"/>
                <wp:positionH relativeFrom="column">
                  <wp:posOffset>1270660</wp:posOffset>
                </wp:positionH>
                <wp:positionV relativeFrom="paragraph">
                  <wp:posOffset>1164244</wp:posOffset>
                </wp:positionV>
                <wp:extent cx="670956" cy="172192"/>
                <wp:effectExtent l="0" t="0" r="15240" b="18415"/>
                <wp:wrapNone/>
                <wp:docPr id="76" name="Rectangle 76"/>
                <wp:cNvGraphicFramePr/>
                <a:graphic xmlns:a="http://schemas.openxmlformats.org/drawingml/2006/main">
                  <a:graphicData uri="http://schemas.microsoft.com/office/word/2010/wordprocessingShape">
                    <wps:wsp>
                      <wps:cNvSpPr/>
                      <wps:spPr>
                        <a:xfrm>
                          <a:off x="0" y="0"/>
                          <a:ext cx="670956" cy="1721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CB4C31" id="Rectangle 76" o:spid="_x0000_s1026" style="position:absolute;margin-left:100.05pt;margin-top:91.65pt;width:52.85pt;height:13.55pt;z-index:251658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" filled="f" strokecolor="red" strokeweight="1pt"/>
            </w:pict>
          </mc:Fallback>
        </mc:AlternateContent>
      </w:r>
      <w:r w:rsidR="008D3A66">
        <w:rPr>
          <w:noProof/>
        </w:rPr>
        <mc:AlternateContent>
          <mc:Choice Requires="wps">
            <w:drawing>
              <wp:anchor distT="0" distB="0" distL="114300" distR="114300" simplePos="0" relativeHeight="251658249" behindDoc="0" locked="0" layoutInCell="1" allowOverlap="1" wp14:anchorId="409431D8" wp14:editId="18AFD63C">
                <wp:simplePos x="0" y="0"/>
                <wp:positionH relativeFrom="column">
                  <wp:posOffset>779227</wp:posOffset>
                </wp:positionH>
                <wp:positionV relativeFrom="paragraph">
                  <wp:posOffset>691764</wp:posOffset>
                </wp:positionV>
                <wp:extent cx="270345" cy="206734"/>
                <wp:effectExtent l="0" t="0" r="0" b="3175"/>
                <wp:wrapNone/>
                <wp:docPr id="6" name="Text Box 6"/>
                <wp:cNvGraphicFramePr/>
                <a:graphic xmlns:a="http://schemas.openxmlformats.org/drawingml/2006/main">
                  <a:graphicData uri="http://schemas.microsoft.com/office/word/2010/wordprocessingShape">
                    <wps:wsp>
                      <wps:cNvSpPr txBox="1"/>
                      <wps:spPr>
                        <a:xfrm>
                          <a:off x="0" y="0"/>
                          <a:ext cx="270345" cy="206734"/>
                        </a:xfrm>
                        <a:prstGeom prst="rect">
                          <a:avLst/>
                        </a:prstGeom>
                        <a:noFill/>
                        <a:ln w="6350">
                          <a:noFill/>
                        </a:ln>
                      </wps:spPr>
                      <wps:txbx>
                        <w:txbxContent>
                          <w:p w14:paraId="61660C65" w14:textId="09CCA544" w:rsidR="008D3A66" w:rsidRPr="00857028" w:rsidRDefault="008D3A66" w:rsidP="008D3A66">
                            <w:pPr>
                              <w:rPr>
                                <w:color w:val="FF0000"/>
                                <w:sz w:val="16"/>
                                <w:szCs w:val="16"/>
                              </w:rPr>
                            </w:pPr>
                            <w:r>
                              <w:rPr>
                                <w:color w:val="FF0000"/>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431D8" id="Text Box 6" o:spid="_x0000_s1035" type="#_x0000_t202" style="position:absolute;margin-left:61.35pt;margin-top:54.45pt;width:21.3pt;height:16.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" filled="f" stroked="f" strokeweight=".5pt">
                <v:textbox>
                  <w:txbxContent>
                    <w:p w14:paraId="61660C65" w14:textId="09CCA544" w:rsidR="008D3A66" w:rsidRPr="00857028" w:rsidRDefault="008D3A66" w:rsidP="008D3A66">
                      <w:pPr>
                        <w:rPr>
                          <w:color w:val="FF0000"/>
                          <w:sz w:val="16"/>
                          <w:szCs w:val="16"/>
                        </w:rPr>
                      </w:pPr>
                      <w:r>
                        <w:rPr>
                          <w:color w:val="FF0000"/>
                          <w:sz w:val="16"/>
                          <w:szCs w:val="16"/>
                        </w:rPr>
                        <w:t>6</w:t>
                      </w:r>
                    </w:p>
                  </w:txbxContent>
                </v:textbox>
              </v:shape>
            </w:pict>
          </mc:Fallback>
        </mc:AlternateContent>
      </w:r>
      <w:r w:rsidR="00857028">
        <w:rPr>
          <w:noProof/>
        </w:rPr>
        <mc:AlternateContent>
          <mc:Choice Requires="wps">
            <w:drawing>
              <wp:anchor distT="0" distB="0" distL="114300" distR="114300" simplePos="0" relativeHeight="251658248" behindDoc="0" locked="0" layoutInCell="1" allowOverlap="1" wp14:anchorId="5145AF8B" wp14:editId="3745A116">
                <wp:simplePos x="0" y="0"/>
                <wp:positionH relativeFrom="column">
                  <wp:posOffset>3816626</wp:posOffset>
                </wp:positionH>
                <wp:positionV relativeFrom="paragraph">
                  <wp:posOffset>1407381</wp:posOffset>
                </wp:positionV>
                <wp:extent cx="270345" cy="206734"/>
                <wp:effectExtent l="0" t="0" r="0" b="3175"/>
                <wp:wrapNone/>
                <wp:docPr id="67" name="Text Box 67"/>
                <wp:cNvGraphicFramePr/>
                <a:graphic xmlns:a="http://schemas.openxmlformats.org/drawingml/2006/main">
                  <a:graphicData uri="http://schemas.microsoft.com/office/word/2010/wordprocessingShape">
                    <wps:wsp>
                      <wps:cNvSpPr txBox="1"/>
                      <wps:spPr>
                        <a:xfrm>
                          <a:off x="0" y="0"/>
                          <a:ext cx="270345" cy="206734"/>
                        </a:xfrm>
                        <a:prstGeom prst="rect">
                          <a:avLst/>
                        </a:prstGeom>
                        <a:noFill/>
                        <a:ln w="6350">
                          <a:noFill/>
                        </a:ln>
                      </wps:spPr>
                      <wps:txbx>
                        <w:txbxContent>
                          <w:p w14:paraId="4D4AA883" w14:textId="3F5056BC" w:rsidR="00857028" w:rsidRPr="00857028" w:rsidRDefault="00857028" w:rsidP="00857028">
                            <w:pPr>
                              <w:rPr>
                                <w:color w:val="FF0000"/>
                                <w:sz w:val="16"/>
                                <w:szCs w:val="16"/>
                              </w:rPr>
                            </w:pPr>
                            <w:r>
                              <w:rPr>
                                <w:color w:val="FF0000"/>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5AF8B" id="Text Box 67" o:spid="_x0000_s1036" type="#_x0000_t202" style="position:absolute;margin-left:300.5pt;margin-top:110.8pt;width:21.3pt;height:16.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" filled="f" stroked="f" strokeweight=".5pt">
                <v:textbox>
                  <w:txbxContent>
                    <w:p w14:paraId="4D4AA883" w14:textId="3F5056BC" w:rsidR="00857028" w:rsidRPr="00857028" w:rsidRDefault="00857028" w:rsidP="00857028">
                      <w:pPr>
                        <w:rPr>
                          <w:color w:val="FF0000"/>
                          <w:sz w:val="16"/>
                          <w:szCs w:val="16"/>
                        </w:rPr>
                      </w:pPr>
                      <w:r>
                        <w:rPr>
                          <w:color w:val="FF0000"/>
                          <w:sz w:val="16"/>
                          <w:szCs w:val="16"/>
                        </w:rPr>
                        <w:t>5</w:t>
                      </w:r>
                    </w:p>
                  </w:txbxContent>
                </v:textbox>
              </v:shape>
            </w:pict>
          </mc:Fallback>
        </mc:AlternateContent>
      </w:r>
      <w:r w:rsidR="00857028">
        <w:rPr>
          <w:noProof/>
        </w:rPr>
        <mc:AlternateContent>
          <mc:Choice Requires="wps">
            <w:drawing>
              <wp:anchor distT="0" distB="0" distL="114300" distR="114300" simplePos="0" relativeHeight="251658247" behindDoc="0" locked="0" layoutInCell="1" allowOverlap="1" wp14:anchorId="5331AA02" wp14:editId="660BB812">
                <wp:simplePos x="0" y="0"/>
                <wp:positionH relativeFrom="column">
                  <wp:posOffset>3848431</wp:posOffset>
                </wp:positionH>
                <wp:positionV relativeFrom="paragraph">
                  <wp:posOffset>1622066</wp:posOffset>
                </wp:positionV>
                <wp:extent cx="270345" cy="206734"/>
                <wp:effectExtent l="0" t="0" r="0" b="3175"/>
                <wp:wrapNone/>
                <wp:docPr id="66" name="Text Box 66"/>
                <wp:cNvGraphicFramePr/>
                <a:graphic xmlns:a="http://schemas.openxmlformats.org/drawingml/2006/main">
                  <a:graphicData uri="http://schemas.microsoft.com/office/word/2010/wordprocessingShape">
                    <wps:wsp>
                      <wps:cNvSpPr txBox="1"/>
                      <wps:spPr>
                        <a:xfrm>
                          <a:off x="0" y="0"/>
                          <a:ext cx="270345" cy="206734"/>
                        </a:xfrm>
                        <a:prstGeom prst="rect">
                          <a:avLst/>
                        </a:prstGeom>
                        <a:noFill/>
                        <a:ln w="6350">
                          <a:noFill/>
                        </a:ln>
                      </wps:spPr>
                      <wps:txbx>
                        <w:txbxContent>
                          <w:p w14:paraId="645C2F8B" w14:textId="4F9CCBFE" w:rsidR="00857028" w:rsidRPr="00857028" w:rsidRDefault="00857028" w:rsidP="00857028">
                            <w:pPr>
                              <w:rPr>
                                <w:color w:val="FF0000"/>
                                <w:sz w:val="16"/>
                                <w:szCs w:val="16"/>
                              </w:rPr>
                            </w:pPr>
                            <w:r>
                              <w:rPr>
                                <w:color w:val="FF0000"/>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1AA02" id="Text Box 66" o:spid="_x0000_s1037" type="#_x0000_t202" style="position:absolute;margin-left:303.05pt;margin-top:127.7pt;width:21.3pt;height:16.3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" filled="f" stroked="f" strokeweight=".5pt">
                <v:textbox>
                  <w:txbxContent>
                    <w:p w14:paraId="645C2F8B" w14:textId="4F9CCBFE" w:rsidR="00857028" w:rsidRPr="00857028" w:rsidRDefault="00857028" w:rsidP="00857028">
                      <w:pPr>
                        <w:rPr>
                          <w:color w:val="FF0000"/>
                          <w:sz w:val="16"/>
                          <w:szCs w:val="16"/>
                        </w:rPr>
                      </w:pPr>
                      <w:r>
                        <w:rPr>
                          <w:color w:val="FF0000"/>
                          <w:sz w:val="16"/>
                          <w:szCs w:val="16"/>
                        </w:rPr>
                        <w:t>4</w:t>
                      </w:r>
                    </w:p>
                  </w:txbxContent>
                </v:textbox>
              </v:shape>
            </w:pict>
          </mc:Fallback>
        </mc:AlternateContent>
      </w:r>
      <w:r w:rsidR="00857028">
        <w:rPr>
          <w:noProof/>
        </w:rPr>
        <mc:AlternateContent>
          <mc:Choice Requires="wps">
            <w:drawing>
              <wp:anchor distT="0" distB="0" distL="114300" distR="114300" simplePos="0" relativeHeight="251658246" behindDoc="0" locked="0" layoutInCell="1" allowOverlap="1" wp14:anchorId="17F53AD3" wp14:editId="7CE17033">
                <wp:simplePos x="0" y="0"/>
                <wp:positionH relativeFrom="column">
                  <wp:posOffset>906449</wp:posOffset>
                </wp:positionH>
                <wp:positionV relativeFrom="paragraph">
                  <wp:posOffset>1089329</wp:posOffset>
                </wp:positionV>
                <wp:extent cx="270345" cy="206734"/>
                <wp:effectExtent l="0" t="0" r="0" b="3175"/>
                <wp:wrapNone/>
                <wp:docPr id="65" name="Text Box 65"/>
                <wp:cNvGraphicFramePr/>
                <a:graphic xmlns:a="http://schemas.openxmlformats.org/drawingml/2006/main">
                  <a:graphicData uri="http://schemas.microsoft.com/office/word/2010/wordprocessingShape">
                    <wps:wsp>
                      <wps:cNvSpPr txBox="1"/>
                      <wps:spPr>
                        <a:xfrm>
                          <a:off x="0" y="0"/>
                          <a:ext cx="270345" cy="206734"/>
                        </a:xfrm>
                        <a:prstGeom prst="rect">
                          <a:avLst/>
                        </a:prstGeom>
                        <a:noFill/>
                        <a:ln w="6350">
                          <a:noFill/>
                        </a:ln>
                      </wps:spPr>
                      <wps:txbx>
                        <w:txbxContent>
                          <w:p w14:paraId="22C74882" w14:textId="100D2BF6" w:rsidR="00857028" w:rsidRPr="00857028" w:rsidRDefault="00857028" w:rsidP="00857028">
                            <w:pPr>
                              <w:rPr>
                                <w:color w:val="FF0000"/>
                                <w:sz w:val="16"/>
                                <w:szCs w:val="16"/>
                              </w:rPr>
                            </w:pPr>
                            <w:r>
                              <w:rPr>
                                <w:color w:val="FF0000"/>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53AD3" id="Text Box 65" o:spid="_x0000_s1038" type="#_x0000_t202" style="position:absolute;margin-left:71.35pt;margin-top:85.75pt;width:21.3pt;height:16.3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" filled="f" stroked="f" strokeweight=".5pt">
                <v:textbox>
                  <w:txbxContent>
                    <w:p w14:paraId="22C74882" w14:textId="100D2BF6" w:rsidR="00857028" w:rsidRPr="00857028" w:rsidRDefault="00857028" w:rsidP="00857028">
                      <w:pPr>
                        <w:rPr>
                          <w:color w:val="FF0000"/>
                          <w:sz w:val="16"/>
                          <w:szCs w:val="16"/>
                        </w:rPr>
                      </w:pPr>
                      <w:r>
                        <w:rPr>
                          <w:color w:val="FF0000"/>
                          <w:sz w:val="16"/>
                          <w:szCs w:val="16"/>
                        </w:rPr>
                        <w:t>3</w:t>
                      </w:r>
                    </w:p>
                  </w:txbxContent>
                </v:textbox>
              </v:shape>
            </w:pict>
          </mc:Fallback>
        </mc:AlternateContent>
      </w:r>
      <w:r w:rsidR="00857028">
        <w:rPr>
          <w:noProof/>
        </w:rPr>
        <mc:AlternateContent>
          <mc:Choice Requires="wps">
            <w:drawing>
              <wp:anchor distT="0" distB="0" distL="114300" distR="114300" simplePos="0" relativeHeight="251658245" behindDoc="0" locked="0" layoutInCell="1" allowOverlap="1" wp14:anchorId="12849F09" wp14:editId="3CBB350F">
                <wp:simplePos x="0" y="0"/>
                <wp:positionH relativeFrom="column">
                  <wp:posOffset>993913</wp:posOffset>
                </wp:positionH>
                <wp:positionV relativeFrom="paragraph">
                  <wp:posOffset>1375575</wp:posOffset>
                </wp:positionV>
                <wp:extent cx="270345" cy="206734"/>
                <wp:effectExtent l="0" t="0" r="0" b="3175"/>
                <wp:wrapNone/>
                <wp:docPr id="64" name="Text Box 64"/>
                <wp:cNvGraphicFramePr/>
                <a:graphic xmlns:a="http://schemas.openxmlformats.org/drawingml/2006/main">
                  <a:graphicData uri="http://schemas.microsoft.com/office/word/2010/wordprocessingShape">
                    <wps:wsp>
                      <wps:cNvSpPr txBox="1"/>
                      <wps:spPr>
                        <a:xfrm>
                          <a:off x="0" y="0"/>
                          <a:ext cx="270345" cy="206734"/>
                        </a:xfrm>
                        <a:prstGeom prst="rect">
                          <a:avLst/>
                        </a:prstGeom>
                        <a:noFill/>
                        <a:ln w="6350">
                          <a:noFill/>
                        </a:ln>
                      </wps:spPr>
                      <wps:txbx>
                        <w:txbxContent>
                          <w:p w14:paraId="62BE7ECA" w14:textId="1D3F5C5E" w:rsidR="00857028" w:rsidRPr="00857028" w:rsidRDefault="00857028" w:rsidP="00857028">
                            <w:pPr>
                              <w:rPr>
                                <w:color w:val="FF0000"/>
                                <w:sz w:val="16"/>
                                <w:szCs w:val="16"/>
                              </w:rPr>
                            </w:pPr>
                            <w:r>
                              <w:rPr>
                                <w:color w:val="FF0000"/>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49F09" id="Text Box 64" o:spid="_x0000_s1039" type="#_x0000_t202" style="position:absolute;margin-left:78.25pt;margin-top:108.3pt;width:21.3pt;height:16.3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" filled="f" stroked="f" strokeweight=".5pt">
                <v:textbox>
                  <w:txbxContent>
                    <w:p w14:paraId="62BE7ECA" w14:textId="1D3F5C5E" w:rsidR="00857028" w:rsidRPr="00857028" w:rsidRDefault="00857028" w:rsidP="00857028">
                      <w:pPr>
                        <w:rPr>
                          <w:color w:val="FF0000"/>
                          <w:sz w:val="16"/>
                          <w:szCs w:val="16"/>
                        </w:rPr>
                      </w:pPr>
                      <w:r>
                        <w:rPr>
                          <w:color w:val="FF0000"/>
                          <w:sz w:val="16"/>
                          <w:szCs w:val="16"/>
                        </w:rPr>
                        <w:t>2</w:t>
                      </w:r>
                    </w:p>
                  </w:txbxContent>
                </v:textbox>
              </v:shape>
            </w:pict>
          </mc:Fallback>
        </mc:AlternateContent>
      </w:r>
      <w:r w:rsidR="00857028">
        <w:rPr>
          <w:noProof/>
        </w:rPr>
        <mc:AlternateContent>
          <mc:Choice Requires="wps">
            <w:drawing>
              <wp:anchor distT="0" distB="0" distL="114300" distR="114300" simplePos="0" relativeHeight="251658244" behindDoc="0" locked="0" layoutInCell="1" allowOverlap="1" wp14:anchorId="485CE457" wp14:editId="722ACB0E">
                <wp:simplePos x="0" y="0"/>
                <wp:positionH relativeFrom="column">
                  <wp:posOffset>898497</wp:posOffset>
                </wp:positionH>
                <wp:positionV relativeFrom="paragraph">
                  <wp:posOffset>970418</wp:posOffset>
                </wp:positionV>
                <wp:extent cx="270345" cy="206734"/>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70345" cy="206734"/>
                        </a:xfrm>
                        <a:prstGeom prst="rect">
                          <a:avLst/>
                        </a:prstGeom>
                        <a:noFill/>
                        <a:ln w="6350">
                          <a:noFill/>
                        </a:ln>
                      </wps:spPr>
                      <wps:txbx>
                        <w:txbxContent>
                          <w:p w14:paraId="7EFAC3A0" w14:textId="67836C97" w:rsidR="00857028" w:rsidRPr="00857028" w:rsidRDefault="00857028">
                            <w:pPr>
                              <w:rPr>
                                <w:color w:val="FF0000"/>
                                <w:sz w:val="16"/>
                                <w:szCs w:val="16"/>
                              </w:rPr>
                            </w:pPr>
                            <w:r w:rsidRPr="00857028">
                              <w:rPr>
                                <w:color w:val="FF0000"/>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CE457" id="Text Box 31" o:spid="_x0000_s1040" type="#_x0000_t202" style="position:absolute;margin-left:70.75pt;margin-top:76.4pt;width:21.3pt;height:16.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" filled="f" stroked="f" strokeweight=".5pt">
                <v:textbox>
                  <w:txbxContent>
                    <w:p w14:paraId="7EFAC3A0" w14:textId="67836C97" w:rsidR="00857028" w:rsidRPr="00857028" w:rsidRDefault="00857028">
                      <w:pPr>
                        <w:rPr>
                          <w:color w:val="FF0000"/>
                          <w:sz w:val="16"/>
                          <w:szCs w:val="16"/>
                        </w:rPr>
                      </w:pPr>
                      <w:r w:rsidRPr="00857028">
                        <w:rPr>
                          <w:color w:val="FF0000"/>
                          <w:sz w:val="16"/>
                          <w:szCs w:val="16"/>
                        </w:rPr>
                        <w:t>1</w:t>
                      </w:r>
                    </w:p>
                  </w:txbxContent>
                </v:textbox>
              </v:shape>
            </w:pict>
          </mc:Fallback>
        </mc:AlternateContent>
      </w:r>
      <w:r w:rsidR="00857028">
        <w:rPr>
          <w:noProof/>
        </w:rPr>
        <w:drawing>
          <wp:inline distT="0" distB="0" distL="0" distR="0" wp14:anchorId="5120AB4A" wp14:editId="6CA2DCCD">
            <wp:extent cx="5352293" cy="2138901"/>
            <wp:effectExtent l="0" t="0" r="127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EC2EF1.tmp"/>
                    <pic:cNvPicPr/>
                  </pic:nvPicPr>
                  <pic:blipFill>
                    <a:blip r:embed="rId22">
                      <a:extLst>
                        <a:ext uri="{28A0092B-C50C-407E-A947-70E740481C1C}">
                          <a14:useLocalDpi xmlns:a14="http://schemas.microsoft.com/office/drawing/2010/main" val="0"/>
                        </a:ext>
                      </a:extLst>
                    </a:blip>
                    <a:stretch>
                      <a:fillRect/>
                    </a:stretch>
                  </pic:blipFill>
                  <pic:spPr>
                    <a:xfrm>
                      <a:off x="0" y="0"/>
                      <a:ext cx="5360406" cy="2142143"/>
                    </a:xfrm>
                    <a:prstGeom prst="rect">
                      <a:avLst/>
                    </a:prstGeom>
                  </pic:spPr>
                </pic:pic>
              </a:graphicData>
            </a:graphic>
          </wp:inline>
        </w:drawing>
      </w:r>
    </w:p>
    <w:p w14:paraId="5091B856" w14:textId="6634873A" w:rsidR="00787891" w:rsidRDefault="00787891" w:rsidP="00C91A6F">
      <w:r>
        <w:rPr>
          <w:noProof/>
        </w:rPr>
        <w:drawing>
          <wp:inline distT="0" distB="0" distL="0" distR="0" wp14:anchorId="0834B4EF" wp14:editId="354BE300">
            <wp:extent cx="4365209" cy="813459"/>
            <wp:effectExtent l="0" t="0" r="0" b="5715"/>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03614" cy="820616"/>
                    </a:xfrm>
                    <a:prstGeom prst="rect">
                      <a:avLst/>
                    </a:prstGeom>
                  </pic:spPr>
                </pic:pic>
              </a:graphicData>
            </a:graphic>
          </wp:inline>
        </w:drawing>
      </w:r>
    </w:p>
    <w:p w14:paraId="43E6E3CF" w14:textId="0BBE56F1" w:rsidR="00857028" w:rsidRDefault="00857028" w:rsidP="00C91A6F"/>
    <w:p w14:paraId="243A9FED" w14:textId="51F028A2" w:rsidR="00857028" w:rsidRDefault="00857028" w:rsidP="00857028">
      <w:pPr>
        <w:pStyle w:val="Heading3"/>
      </w:pPr>
      <w:r>
        <w:lastRenderedPageBreak/>
        <w:t>Creation of serialised object</w:t>
      </w:r>
    </w:p>
    <w:p w14:paraId="7FCD18F7" w14:textId="19DB924F" w:rsidR="00857028" w:rsidRDefault="00A6267D" w:rsidP="00857028">
      <w:pPr>
        <w:rPr>
          <w:lang w:eastAsia="en-GB"/>
        </w:rPr>
      </w:pPr>
      <w:r>
        <w:rPr>
          <w:lang w:eastAsia="en-GB"/>
        </w:rPr>
        <w:t xml:space="preserve">All the steps described in this section need to be automated by the event. </w:t>
      </w:r>
      <w:r w:rsidR="0025257B">
        <w:rPr>
          <w:lang w:eastAsia="en-GB"/>
        </w:rPr>
        <w:t xml:space="preserve">If the part on the customer order has the serial number against </w:t>
      </w:r>
      <w:r w:rsidR="00E154F7">
        <w:rPr>
          <w:lang w:eastAsia="en-GB"/>
        </w:rPr>
        <w:t>it,</w:t>
      </w:r>
      <w:r w:rsidR="0025257B">
        <w:rPr>
          <w:lang w:eastAsia="en-GB"/>
        </w:rPr>
        <w:t xml:space="preserve"> we need to create a serial object. </w:t>
      </w:r>
      <w:r w:rsidR="00E154F7">
        <w:rPr>
          <w:lang w:eastAsia="en-GB"/>
        </w:rPr>
        <w:t>To do this</w:t>
      </w:r>
      <w:r w:rsidR="00C27359">
        <w:rPr>
          <w:lang w:eastAsia="en-GB"/>
        </w:rPr>
        <w:t>,</w:t>
      </w:r>
      <w:r w:rsidR="00857028">
        <w:rPr>
          <w:lang w:eastAsia="en-GB"/>
        </w:rPr>
        <w:t xml:space="preserve"> find the </w:t>
      </w:r>
      <w:r w:rsidR="00C5060F">
        <w:rPr>
          <w:lang w:eastAsia="en-GB"/>
        </w:rPr>
        <w:t xml:space="preserve">serialised part </w:t>
      </w:r>
      <w:r w:rsidR="00E618E1">
        <w:rPr>
          <w:lang w:eastAsia="en-GB"/>
        </w:rPr>
        <w:t xml:space="preserve">from the customer order </w:t>
      </w:r>
      <w:r w:rsidR="00C5060F">
        <w:rPr>
          <w:lang w:eastAsia="en-GB"/>
        </w:rPr>
        <w:t>on the Serial Maintenance Aware screen.</w:t>
      </w:r>
      <w:r w:rsidR="00E618E1">
        <w:rPr>
          <w:lang w:eastAsia="en-GB"/>
        </w:rPr>
        <w:t xml:space="preserve"> Do RMB on the part which matches criteria select </w:t>
      </w:r>
      <w:r w:rsidR="00DE32DD">
        <w:rPr>
          <w:lang w:eastAsia="en-GB"/>
        </w:rPr>
        <w:t>Make Maintenance Aware.</w:t>
      </w:r>
    </w:p>
    <w:p w14:paraId="3586808E" w14:textId="6FC02448" w:rsidR="00DE32DD" w:rsidRDefault="00022CD8" w:rsidP="00857028">
      <w:pPr>
        <w:rPr>
          <w:lang w:eastAsia="en-GB"/>
        </w:rPr>
      </w:pPr>
      <w:r w:rsidRPr="00022CD8">
        <w:rPr>
          <w:noProof/>
          <w:lang w:eastAsia="en-GB"/>
        </w:rPr>
        <w:drawing>
          <wp:inline distT="0" distB="0" distL="0" distR="0" wp14:anchorId="74541053" wp14:editId="435D5CDB">
            <wp:extent cx="4190472" cy="1256306"/>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494" cy="1270703"/>
                    </a:xfrm>
                    <a:prstGeom prst="rect">
                      <a:avLst/>
                    </a:prstGeom>
                  </pic:spPr>
                </pic:pic>
              </a:graphicData>
            </a:graphic>
          </wp:inline>
        </w:drawing>
      </w:r>
    </w:p>
    <w:p w14:paraId="29F72D0B" w14:textId="4C4AF220" w:rsidR="00022CD8" w:rsidRDefault="00022CD8" w:rsidP="00C91A6F">
      <w:pPr>
        <w:rPr>
          <w:lang w:eastAsia="en-GB"/>
        </w:rPr>
      </w:pPr>
      <w:r>
        <w:rPr>
          <w:lang w:eastAsia="en-GB"/>
        </w:rPr>
        <w:t xml:space="preserve">On the pop-up box always populate Site field with value “2013”. </w:t>
      </w:r>
      <w:r w:rsidR="006F44B8">
        <w:rPr>
          <w:lang w:eastAsia="en-GB"/>
        </w:rPr>
        <w:t>Keep Object ID field blank</w:t>
      </w:r>
      <w:r w:rsidR="00AA5DE2">
        <w:rPr>
          <w:lang w:eastAsia="en-GB"/>
        </w:rPr>
        <w:t xml:space="preserve"> – this will allow system to generate Object ID automatically</w:t>
      </w:r>
      <w:r w:rsidR="006F44B8">
        <w:rPr>
          <w:lang w:eastAsia="en-GB"/>
        </w:rPr>
        <w:t xml:space="preserve">. </w:t>
      </w:r>
      <w:r>
        <w:rPr>
          <w:lang w:eastAsia="en-GB"/>
        </w:rPr>
        <w:t>Click OK.</w:t>
      </w:r>
    </w:p>
    <w:p w14:paraId="2F22DF78" w14:textId="0A87B53F" w:rsidR="00C91A6F" w:rsidRDefault="00C91A6F" w:rsidP="00C91A6F">
      <w:r>
        <w:rPr>
          <w:noProof/>
        </w:rPr>
        <w:drawing>
          <wp:inline distT="0" distB="0" distL="0" distR="0" wp14:anchorId="22BEC987" wp14:editId="0C460954">
            <wp:extent cx="3135245" cy="2356123"/>
            <wp:effectExtent l="0" t="0" r="8255" b="635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850EF.tmp"/>
                    <pic:cNvPicPr/>
                  </pic:nvPicPr>
                  <pic:blipFill>
                    <a:blip r:embed="rId25">
                      <a:extLst>
                        <a:ext uri="{28A0092B-C50C-407E-A947-70E740481C1C}">
                          <a14:useLocalDpi xmlns:a14="http://schemas.microsoft.com/office/drawing/2010/main" val="0"/>
                        </a:ext>
                      </a:extLst>
                    </a:blip>
                    <a:stretch>
                      <a:fillRect/>
                    </a:stretch>
                  </pic:blipFill>
                  <pic:spPr>
                    <a:xfrm>
                      <a:off x="0" y="0"/>
                      <a:ext cx="3141182" cy="2360585"/>
                    </a:xfrm>
                    <a:prstGeom prst="rect">
                      <a:avLst/>
                    </a:prstGeom>
                  </pic:spPr>
                </pic:pic>
              </a:graphicData>
            </a:graphic>
          </wp:inline>
        </w:drawing>
      </w:r>
    </w:p>
    <w:p w14:paraId="1340F8D9" w14:textId="77777777" w:rsidR="00022CD8" w:rsidRDefault="00022CD8" w:rsidP="00C91A6F"/>
    <w:p w14:paraId="67E3CFD0" w14:textId="77777777" w:rsidR="00C91A6F" w:rsidRDefault="00C91A6F" w:rsidP="00C91A6F"/>
    <w:p w14:paraId="3F5CD68A" w14:textId="77777777" w:rsidR="00A16A5F" w:rsidRDefault="002578E3" w:rsidP="00C91A6F">
      <w:r>
        <w:t>On the pop-up box a</w:t>
      </w:r>
      <w:r w:rsidR="00C91A6F">
        <w:t xml:space="preserve">lways </w:t>
      </w:r>
      <w:r>
        <w:t xml:space="preserve">select “No”. </w:t>
      </w:r>
    </w:p>
    <w:p w14:paraId="3AB2DD9A" w14:textId="72379EAC" w:rsidR="00C91A6F" w:rsidRDefault="00A16A5F" w:rsidP="00C91A6F">
      <w:r>
        <w:rPr>
          <w:noProof/>
        </w:rPr>
        <mc:AlternateContent>
          <mc:Choice Requires="wps">
            <w:drawing>
              <wp:anchor distT="0" distB="0" distL="114300" distR="114300" simplePos="0" relativeHeight="251658250" behindDoc="0" locked="0" layoutInCell="1" allowOverlap="1" wp14:anchorId="50EEFB2A" wp14:editId="2C8191F6">
                <wp:simplePos x="0" y="0"/>
                <wp:positionH relativeFrom="column">
                  <wp:posOffset>2146852</wp:posOffset>
                </wp:positionH>
                <wp:positionV relativeFrom="paragraph">
                  <wp:posOffset>1746498</wp:posOffset>
                </wp:positionV>
                <wp:extent cx="230588" cy="198783"/>
                <wp:effectExtent l="0" t="0" r="17145" b="10795"/>
                <wp:wrapNone/>
                <wp:docPr id="10" name="Rectangle 10"/>
                <wp:cNvGraphicFramePr/>
                <a:graphic xmlns:a="http://schemas.openxmlformats.org/drawingml/2006/main">
                  <a:graphicData uri="http://schemas.microsoft.com/office/word/2010/wordprocessingShape">
                    <wps:wsp>
                      <wps:cNvSpPr/>
                      <wps:spPr>
                        <a:xfrm>
                          <a:off x="0" y="0"/>
                          <a:ext cx="230588" cy="198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5589E68" id="Rectangle 10" o:spid="_x0000_s1026" style="position:absolute;margin-left:169.05pt;margin-top:137.5pt;width:18.15pt;height:15.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" filled="f" strokecolor="red" strokeweight="1pt"/>
            </w:pict>
          </mc:Fallback>
        </mc:AlternateContent>
      </w:r>
      <w:r w:rsidR="00C91A6F">
        <w:rPr>
          <w:noProof/>
        </w:rPr>
        <w:drawing>
          <wp:inline distT="0" distB="0" distL="0" distR="0" wp14:anchorId="75E0815A" wp14:editId="40CF4F7C">
            <wp:extent cx="3062960" cy="2086994"/>
            <wp:effectExtent l="0" t="0" r="4445" b="8890"/>
            <wp:docPr id="2" name="Picture 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82789.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3194" cy="2093967"/>
                    </a:xfrm>
                    <a:prstGeom prst="rect">
                      <a:avLst/>
                    </a:prstGeom>
                  </pic:spPr>
                </pic:pic>
              </a:graphicData>
            </a:graphic>
          </wp:inline>
        </w:drawing>
      </w:r>
    </w:p>
    <w:p w14:paraId="5ACF1FA6" w14:textId="4A343BA3" w:rsidR="00AA5DE2" w:rsidRDefault="006C74B8" w:rsidP="00C91A6F">
      <w:r>
        <w:lastRenderedPageBreak/>
        <w:t xml:space="preserve">Then go to Report </w:t>
      </w:r>
      <w:proofErr w:type="gramStart"/>
      <w:r>
        <w:t>In</w:t>
      </w:r>
      <w:proofErr w:type="gramEnd"/>
      <w:r>
        <w:t xml:space="preserve"> Work Order screen and populate </w:t>
      </w:r>
      <w:r w:rsidR="004734A8">
        <w:t xml:space="preserve">screen on any record. This will enable </w:t>
      </w:r>
      <w:r w:rsidR="003578C2">
        <w:t xml:space="preserve">RMB </w:t>
      </w:r>
      <w:r w:rsidR="004734A8">
        <w:t>“Part Serial Equipment Structure” functionality</w:t>
      </w:r>
      <w:r w:rsidR="003578C2">
        <w:t xml:space="preserve">. Note: this functionality is not available on the separate </w:t>
      </w:r>
      <w:r w:rsidR="00D66A51">
        <w:t>screen,</w:t>
      </w:r>
      <w:r w:rsidR="003578C2">
        <w:t xml:space="preserve"> so we need to access it this way. </w:t>
      </w:r>
    </w:p>
    <w:p w14:paraId="7AEC2672" w14:textId="0D41320F" w:rsidR="00C91A6F" w:rsidRDefault="00C91A6F" w:rsidP="00C91A6F">
      <w:r>
        <w:rPr>
          <w:noProof/>
        </w:rPr>
        <mc:AlternateContent>
          <mc:Choice Requires="wps">
            <w:drawing>
              <wp:anchor distT="0" distB="0" distL="114300" distR="114300" simplePos="0" relativeHeight="251658240" behindDoc="0" locked="0" layoutInCell="1" allowOverlap="1" wp14:anchorId="6C291033" wp14:editId="7E5F71A7">
                <wp:simplePos x="0" y="0"/>
                <wp:positionH relativeFrom="column">
                  <wp:posOffset>4274680</wp:posOffset>
                </wp:positionH>
                <wp:positionV relativeFrom="paragraph">
                  <wp:posOffset>894898</wp:posOffset>
                </wp:positionV>
                <wp:extent cx="1093914" cy="129026"/>
                <wp:effectExtent l="0" t="0" r="11430" b="23495"/>
                <wp:wrapNone/>
                <wp:docPr id="4" name="Rectangle 4"/>
                <wp:cNvGraphicFramePr/>
                <a:graphic xmlns:a="http://schemas.openxmlformats.org/drawingml/2006/main">
                  <a:graphicData uri="http://schemas.microsoft.com/office/word/2010/wordprocessingShape">
                    <wps:wsp>
                      <wps:cNvSpPr/>
                      <wps:spPr>
                        <a:xfrm>
                          <a:off x="0" y="0"/>
                          <a:ext cx="1093914" cy="12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524C7565" id="Rectangle 4" o:spid="_x0000_s1026" style="position:absolute;margin-left:336.6pt;margin-top:70.45pt;width:86.15pt;height:10.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" filled="f" strokecolor="red" strokeweight="1pt"/>
            </w:pict>
          </mc:Fallback>
        </mc:AlternateContent>
      </w:r>
      <w:r>
        <w:rPr>
          <w:noProof/>
        </w:rPr>
        <w:drawing>
          <wp:inline distT="0" distB="0" distL="0" distR="0" wp14:anchorId="2E98210F" wp14:editId="1D390D00">
            <wp:extent cx="5731510" cy="133858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82ED.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1338580"/>
                    </a:xfrm>
                    <a:prstGeom prst="rect">
                      <a:avLst/>
                    </a:prstGeom>
                  </pic:spPr>
                </pic:pic>
              </a:graphicData>
            </a:graphic>
          </wp:inline>
        </w:drawing>
      </w:r>
    </w:p>
    <w:p w14:paraId="192A2BD7" w14:textId="314B5153" w:rsidR="003578C2" w:rsidRDefault="0080379C" w:rsidP="00C91A6F">
      <w:r>
        <w:t xml:space="preserve">On the </w:t>
      </w:r>
      <w:proofErr w:type="gramStart"/>
      <w:r>
        <w:t>pop up</w:t>
      </w:r>
      <w:proofErr w:type="gramEnd"/>
      <w:r>
        <w:t xml:space="preserve"> box enter Object ID from the custom field on the Customer Order </w:t>
      </w:r>
      <w:r w:rsidR="003A2795" w:rsidRPr="00A47D49">
        <w:t>line</w:t>
      </w:r>
      <w:r w:rsidR="00CC3DB9" w:rsidRPr="00A47D49">
        <w:t>. Enter</w:t>
      </w:r>
      <w:r w:rsidR="00CC3DB9">
        <w:t xml:space="preserve"> Part No and Serial of the part from the customer order. Click OK.</w:t>
      </w:r>
    </w:p>
    <w:p w14:paraId="508BEAE2" w14:textId="77777777" w:rsidR="00C91A6F" w:rsidRDefault="00C91A6F" w:rsidP="00C91A6F">
      <w:r>
        <w:rPr>
          <w:noProof/>
        </w:rPr>
        <w:drawing>
          <wp:inline distT="0" distB="0" distL="0" distR="0" wp14:anchorId="30B47698" wp14:editId="16366489">
            <wp:extent cx="2457099" cy="1408557"/>
            <wp:effectExtent l="0" t="0" r="635"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8D63C.tmp"/>
                    <pic:cNvPicPr/>
                  </pic:nvPicPr>
                  <pic:blipFill>
                    <a:blip r:embed="rId28">
                      <a:extLst>
                        <a:ext uri="{28A0092B-C50C-407E-A947-70E740481C1C}">
                          <a14:useLocalDpi xmlns:a14="http://schemas.microsoft.com/office/drawing/2010/main" val="0"/>
                        </a:ext>
                      </a:extLst>
                    </a:blip>
                    <a:stretch>
                      <a:fillRect/>
                    </a:stretch>
                  </pic:blipFill>
                  <pic:spPr>
                    <a:xfrm>
                      <a:off x="0" y="0"/>
                      <a:ext cx="2460398" cy="1410448"/>
                    </a:xfrm>
                    <a:prstGeom prst="rect">
                      <a:avLst/>
                    </a:prstGeom>
                  </pic:spPr>
                </pic:pic>
              </a:graphicData>
            </a:graphic>
          </wp:inline>
        </w:drawing>
      </w:r>
    </w:p>
    <w:p w14:paraId="50B0CCC0" w14:textId="4F68A6BC" w:rsidR="003E3DC2" w:rsidRDefault="00CC3DB9" w:rsidP="003E3DC2">
      <w:r>
        <w:t>This creates the serial object in the structure.</w:t>
      </w:r>
    </w:p>
    <w:p w14:paraId="7CD16A03" w14:textId="379011D0" w:rsidR="000244B3" w:rsidRDefault="00A8136F" w:rsidP="003E3DC2">
      <w:r>
        <w:rPr>
          <w:noProof/>
        </w:rPr>
        <mc:AlternateContent>
          <mc:Choice Requires="wps">
            <w:drawing>
              <wp:anchor distT="0" distB="0" distL="114300" distR="114300" simplePos="0" relativeHeight="251658252" behindDoc="0" locked="0" layoutInCell="1" allowOverlap="1" wp14:anchorId="2D08388C" wp14:editId="50AF7C8D">
                <wp:simplePos x="0" y="0"/>
                <wp:positionH relativeFrom="column">
                  <wp:posOffset>1637969</wp:posOffset>
                </wp:positionH>
                <wp:positionV relativeFrom="paragraph">
                  <wp:posOffset>1831312</wp:posOffset>
                </wp:positionV>
                <wp:extent cx="1025718" cy="238540"/>
                <wp:effectExtent l="0" t="0" r="22225" b="28575"/>
                <wp:wrapNone/>
                <wp:docPr id="13" name="Rectangle 13"/>
                <wp:cNvGraphicFramePr/>
                <a:graphic xmlns:a="http://schemas.openxmlformats.org/drawingml/2006/main">
                  <a:graphicData uri="http://schemas.microsoft.com/office/word/2010/wordprocessingShape">
                    <wps:wsp>
                      <wps:cNvSpPr/>
                      <wps:spPr>
                        <a:xfrm>
                          <a:off x="0" y="0"/>
                          <a:ext cx="1025718" cy="238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1CC3335" id="Rectangle 13" o:spid="_x0000_s1026" style="position:absolute;margin-left:128.95pt;margin-top:144.2pt;width:80.75pt;height:1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" filled="f" strokecolor="red" strokeweight="1pt"/>
            </w:pict>
          </mc:Fallback>
        </mc:AlternateContent>
      </w:r>
      <w:r>
        <w:rPr>
          <w:noProof/>
        </w:rPr>
        <mc:AlternateContent>
          <mc:Choice Requires="wps">
            <w:drawing>
              <wp:anchor distT="0" distB="0" distL="114300" distR="114300" simplePos="0" relativeHeight="251658251" behindDoc="0" locked="0" layoutInCell="1" allowOverlap="1" wp14:anchorId="675350A7" wp14:editId="34B90BE6">
                <wp:simplePos x="0" y="0"/>
                <wp:positionH relativeFrom="column">
                  <wp:posOffset>1558456</wp:posOffset>
                </wp:positionH>
                <wp:positionV relativeFrom="paragraph">
                  <wp:posOffset>1290624</wp:posOffset>
                </wp:positionV>
                <wp:extent cx="906448" cy="365760"/>
                <wp:effectExtent l="0" t="0" r="27305" b="15240"/>
                <wp:wrapNone/>
                <wp:docPr id="12" name="Rectangle 12"/>
                <wp:cNvGraphicFramePr/>
                <a:graphic xmlns:a="http://schemas.openxmlformats.org/drawingml/2006/main">
                  <a:graphicData uri="http://schemas.microsoft.com/office/word/2010/wordprocessingShape">
                    <wps:wsp>
                      <wps:cNvSpPr/>
                      <wps:spPr>
                        <a:xfrm>
                          <a:off x="0" y="0"/>
                          <a:ext cx="906448" cy="365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30725052" id="Rectangle 12" o:spid="_x0000_s1026" style="position:absolute;margin-left:122.7pt;margin-top:101.6pt;width:71.35pt;height:28.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" filled="f" strokecolor="red" strokeweight="1pt"/>
            </w:pict>
          </mc:Fallback>
        </mc:AlternateContent>
      </w:r>
      <w:r w:rsidR="00F67BBB">
        <w:rPr>
          <w:noProof/>
        </w:rPr>
        <w:drawing>
          <wp:inline distT="0" distB="0" distL="0" distR="0" wp14:anchorId="49F8D3DC" wp14:editId="6599BDC8">
            <wp:extent cx="5731510" cy="265366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8A3B3.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14:paraId="132481C7" w14:textId="404476D2" w:rsidR="00AF7F8E" w:rsidRDefault="00AF7F8E" w:rsidP="00A67C5B"/>
    <w:p w14:paraId="1D8F1DB3" w14:textId="5AD553DF" w:rsidR="00C128E6" w:rsidRDefault="00C128E6" w:rsidP="00C128E6">
      <w:pPr>
        <w:pStyle w:val="Heading3"/>
      </w:pPr>
      <w:r>
        <w:t xml:space="preserve">Functional Object </w:t>
      </w:r>
      <w:r w:rsidR="00CB478C">
        <w:t>Creation</w:t>
      </w:r>
    </w:p>
    <w:p w14:paraId="3E4A0D9C" w14:textId="77777777" w:rsidR="006B63B3" w:rsidRDefault="00CB478C" w:rsidP="00CB478C">
      <w:pPr>
        <w:rPr>
          <w:lang w:eastAsia="en-GB"/>
        </w:rPr>
      </w:pPr>
      <w:r>
        <w:rPr>
          <w:lang w:eastAsia="en-GB"/>
        </w:rPr>
        <w:t xml:space="preserve">If the part on the customer order </w:t>
      </w:r>
      <w:proofErr w:type="gramStart"/>
      <w:r>
        <w:rPr>
          <w:lang w:eastAsia="en-GB"/>
        </w:rPr>
        <w:t>doesn’t</w:t>
      </w:r>
      <w:proofErr w:type="gramEnd"/>
      <w:r>
        <w:rPr>
          <w:lang w:eastAsia="en-GB"/>
        </w:rPr>
        <w:t xml:space="preserve"> have the serial </w:t>
      </w:r>
      <w:r w:rsidR="009D34DB">
        <w:rPr>
          <w:lang w:eastAsia="en-GB"/>
        </w:rPr>
        <w:t>number,</w:t>
      </w:r>
      <w:r>
        <w:rPr>
          <w:lang w:eastAsia="en-GB"/>
        </w:rPr>
        <w:t xml:space="preserve"> then the automation should create a new functional object where</w:t>
      </w:r>
      <w:r w:rsidR="006B63B3">
        <w:rPr>
          <w:lang w:eastAsia="en-GB"/>
        </w:rPr>
        <w:t>:</w:t>
      </w:r>
    </w:p>
    <w:p w14:paraId="23374022" w14:textId="317BAEC0" w:rsidR="006B63B3" w:rsidRPr="00A47D49" w:rsidRDefault="002608DC" w:rsidP="006B63B3">
      <w:pPr>
        <w:pStyle w:val="ListParagraph"/>
        <w:numPr>
          <w:ilvl w:val="0"/>
          <w:numId w:val="10"/>
        </w:numPr>
      </w:pPr>
      <w:r>
        <w:t>B</w:t>
      </w:r>
      <w:r w:rsidR="00901D1D">
        <w:t xml:space="preserve">elongs to </w:t>
      </w:r>
      <w:r>
        <w:t>O</w:t>
      </w:r>
      <w:r w:rsidR="00A63579">
        <w:t xml:space="preserve">bject </w:t>
      </w:r>
      <w:r w:rsidR="00901D1D">
        <w:t xml:space="preserve">field = selected object ID on the customer </w:t>
      </w:r>
      <w:r w:rsidR="00901D1D" w:rsidRPr="00A47D49">
        <w:t xml:space="preserve">order </w:t>
      </w:r>
      <w:r w:rsidR="003A2795" w:rsidRPr="00A47D49">
        <w:t>line</w:t>
      </w:r>
    </w:p>
    <w:p w14:paraId="44FF6C73" w14:textId="0DBE5448" w:rsidR="00CB478C" w:rsidRPr="001E357D" w:rsidRDefault="006B63B3" w:rsidP="006B63B3">
      <w:pPr>
        <w:pStyle w:val="ListParagraph"/>
        <w:numPr>
          <w:ilvl w:val="0"/>
          <w:numId w:val="10"/>
        </w:numPr>
      </w:pPr>
      <w:r w:rsidRPr="001E357D">
        <w:t xml:space="preserve">Object level = </w:t>
      </w:r>
      <w:r w:rsidR="002608DC" w:rsidRPr="001E357D">
        <w:t>900_FUNCTIONAL_EQUIPMENT</w:t>
      </w:r>
    </w:p>
    <w:p w14:paraId="0F6230B7" w14:textId="16362708" w:rsidR="002608DC" w:rsidRPr="001E357D" w:rsidRDefault="002608DC" w:rsidP="006B63B3">
      <w:pPr>
        <w:pStyle w:val="ListParagraph"/>
        <w:numPr>
          <w:ilvl w:val="0"/>
          <w:numId w:val="10"/>
        </w:numPr>
      </w:pPr>
      <w:r w:rsidRPr="001E357D">
        <w:t>Object ID</w:t>
      </w:r>
      <w:r w:rsidR="00162C73" w:rsidRPr="001E357D">
        <w:t xml:space="preserve"> =</w:t>
      </w:r>
      <w:r w:rsidR="00FA5F0F" w:rsidRPr="001E357D">
        <w:t xml:space="preserve"> </w:t>
      </w:r>
      <w:r w:rsidR="00162C73" w:rsidRPr="001E357D">
        <w:t>Part No</w:t>
      </w:r>
      <w:r w:rsidR="00C21753" w:rsidRPr="001E357D">
        <w:t xml:space="preserve"> + CO ID</w:t>
      </w:r>
      <w:r w:rsidR="00621497" w:rsidRPr="001E357D">
        <w:t xml:space="preserve"> + Delivery No</w:t>
      </w:r>
    </w:p>
    <w:p w14:paraId="7E58452F" w14:textId="4D400F92" w:rsidR="00186646" w:rsidRPr="001E357D" w:rsidRDefault="00186646" w:rsidP="006B63B3">
      <w:pPr>
        <w:pStyle w:val="ListParagraph"/>
        <w:numPr>
          <w:ilvl w:val="0"/>
          <w:numId w:val="10"/>
        </w:numPr>
      </w:pPr>
      <w:r w:rsidRPr="001E357D">
        <w:lastRenderedPageBreak/>
        <w:t>Object Description = Part Description</w:t>
      </w:r>
    </w:p>
    <w:p w14:paraId="6744F89E" w14:textId="22F8A98A" w:rsidR="002C6E74" w:rsidRPr="001E357D" w:rsidRDefault="002C6E74" w:rsidP="006B63B3">
      <w:pPr>
        <w:pStyle w:val="ListParagraph"/>
        <w:numPr>
          <w:ilvl w:val="0"/>
          <w:numId w:val="10"/>
        </w:numPr>
      </w:pPr>
      <w:r w:rsidRPr="001E357D">
        <w:t>Site = 2013</w:t>
      </w:r>
    </w:p>
    <w:p w14:paraId="388CE062" w14:textId="1FE3FE5E" w:rsidR="004F7E78" w:rsidRPr="002C6E74" w:rsidRDefault="00FE5831" w:rsidP="004F7E78">
      <w:r>
        <w:rPr>
          <w:noProof/>
        </w:rPr>
        <mc:AlternateContent>
          <mc:Choice Requires="wps">
            <w:drawing>
              <wp:anchor distT="0" distB="0" distL="114300" distR="114300" simplePos="0" relativeHeight="251658254" behindDoc="0" locked="0" layoutInCell="1" allowOverlap="1" wp14:anchorId="08A22F3F" wp14:editId="32B02FEC">
                <wp:simplePos x="0" y="0"/>
                <wp:positionH relativeFrom="column">
                  <wp:posOffset>333955</wp:posOffset>
                </wp:positionH>
                <wp:positionV relativeFrom="paragraph">
                  <wp:posOffset>885438</wp:posOffset>
                </wp:positionV>
                <wp:extent cx="1105231" cy="1828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1105231"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F0590F6" id="Rectangle 16" o:spid="_x0000_s1026" style="position:absolute;margin-left:26.3pt;margin-top:69.7pt;width:87.05pt;height:14.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" filled="f" strokecolor="red" strokeweight="1pt"/>
            </w:pict>
          </mc:Fallback>
        </mc:AlternateContent>
      </w:r>
      <w:r w:rsidR="00186646">
        <w:rPr>
          <w:noProof/>
        </w:rPr>
        <mc:AlternateContent>
          <mc:Choice Requires="wps">
            <w:drawing>
              <wp:anchor distT="0" distB="0" distL="114300" distR="114300" simplePos="0" relativeHeight="251658253" behindDoc="0" locked="0" layoutInCell="1" allowOverlap="1" wp14:anchorId="57FEC7D2" wp14:editId="172E7BC3">
                <wp:simplePos x="0" y="0"/>
                <wp:positionH relativeFrom="column">
                  <wp:posOffset>262394</wp:posOffset>
                </wp:positionH>
                <wp:positionV relativeFrom="paragraph">
                  <wp:posOffset>373021</wp:posOffset>
                </wp:positionV>
                <wp:extent cx="2726828" cy="333955"/>
                <wp:effectExtent l="0" t="0" r="16510" b="28575"/>
                <wp:wrapNone/>
                <wp:docPr id="15" name="Rectangle 15"/>
                <wp:cNvGraphicFramePr/>
                <a:graphic xmlns:a="http://schemas.openxmlformats.org/drawingml/2006/main">
                  <a:graphicData uri="http://schemas.microsoft.com/office/word/2010/wordprocessingShape">
                    <wps:wsp>
                      <wps:cNvSpPr/>
                      <wps:spPr>
                        <a:xfrm>
                          <a:off x="0" y="0"/>
                          <a:ext cx="2726828" cy="333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3DAE2569" id="Rectangle 15" o:spid="_x0000_s1026" style="position:absolute;margin-left:20.65pt;margin-top:29.35pt;width:214.7pt;height:26.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" filled="f" strokecolor="red" strokeweight="1pt"/>
            </w:pict>
          </mc:Fallback>
        </mc:AlternateContent>
      </w:r>
      <w:r w:rsidR="00186646">
        <w:rPr>
          <w:noProof/>
        </w:rPr>
        <w:drawing>
          <wp:inline distT="0" distB="0" distL="0" distR="0" wp14:anchorId="5D4B48DD" wp14:editId="4D18C119">
            <wp:extent cx="4360358" cy="1367624"/>
            <wp:effectExtent l="0" t="0" r="2540" b="444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8E643.tmp"/>
                    <pic:cNvPicPr/>
                  </pic:nvPicPr>
                  <pic:blipFill>
                    <a:blip r:embed="rId30">
                      <a:extLst>
                        <a:ext uri="{28A0092B-C50C-407E-A947-70E740481C1C}">
                          <a14:useLocalDpi xmlns:a14="http://schemas.microsoft.com/office/drawing/2010/main" val="0"/>
                        </a:ext>
                      </a:extLst>
                    </a:blip>
                    <a:stretch>
                      <a:fillRect/>
                    </a:stretch>
                  </pic:blipFill>
                  <pic:spPr>
                    <a:xfrm>
                      <a:off x="0" y="0"/>
                      <a:ext cx="4390616" cy="1377114"/>
                    </a:xfrm>
                    <a:prstGeom prst="rect">
                      <a:avLst/>
                    </a:prstGeom>
                  </pic:spPr>
                </pic:pic>
              </a:graphicData>
            </a:graphic>
          </wp:inline>
        </w:drawing>
      </w:r>
    </w:p>
    <w:p w14:paraId="0DA443C2" w14:textId="15F5AEC6" w:rsidR="00162C73" w:rsidRPr="00CB478C" w:rsidRDefault="00162C73" w:rsidP="00162C73"/>
    <w:p w14:paraId="7B8B4D83" w14:textId="2B523E8C" w:rsidR="00047A2A" w:rsidRDefault="003C08EA" w:rsidP="00FA52A7">
      <w:pPr>
        <w:rPr>
          <w:lang w:eastAsia="en-GB"/>
        </w:rPr>
      </w:pPr>
      <w:r>
        <w:rPr>
          <w:lang w:eastAsia="en-GB"/>
        </w:rPr>
        <w:t xml:space="preserve">Object Id consist of the </w:t>
      </w:r>
      <w:r w:rsidR="00E07B62">
        <w:rPr>
          <w:lang w:eastAsia="en-GB"/>
        </w:rPr>
        <w:t>fields highlighted below</w:t>
      </w:r>
      <w:r w:rsidR="00346355">
        <w:rPr>
          <w:lang w:eastAsia="en-GB"/>
        </w:rPr>
        <w:t xml:space="preserve">: </w:t>
      </w:r>
    </w:p>
    <w:p w14:paraId="77037090" w14:textId="5E49244F" w:rsidR="002201B7" w:rsidRDefault="002201B7" w:rsidP="00FA52A7">
      <w:pPr>
        <w:rPr>
          <w:lang w:eastAsia="en-GB"/>
        </w:rPr>
      </w:pPr>
      <w:r>
        <w:rPr>
          <w:noProof/>
          <w:lang w:eastAsia="en-GB"/>
        </w:rPr>
        <mc:AlternateContent>
          <mc:Choice Requires="wps">
            <w:drawing>
              <wp:anchor distT="0" distB="0" distL="114300" distR="114300" simplePos="0" relativeHeight="251669536" behindDoc="0" locked="0" layoutInCell="1" allowOverlap="1" wp14:anchorId="2DC3F117" wp14:editId="50A880D5">
                <wp:simplePos x="0" y="0"/>
                <wp:positionH relativeFrom="column">
                  <wp:posOffset>2309751</wp:posOffset>
                </wp:positionH>
                <wp:positionV relativeFrom="paragraph">
                  <wp:posOffset>1439603</wp:posOffset>
                </wp:positionV>
                <wp:extent cx="403761" cy="296734"/>
                <wp:effectExtent l="0" t="0" r="15875" b="27305"/>
                <wp:wrapNone/>
                <wp:docPr id="95" name="Rectangle 95"/>
                <wp:cNvGraphicFramePr/>
                <a:graphic xmlns:a="http://schemas.openxmlformats.org/drawingml/2006/main">
                  <a:graphicData uri="http://schemas.microsoft.com/office/word/2010/wordprocessingShape">
                    <wps:wsp>
                      <wps:cNvSpPr/>
                      <wps:spPr>
                        <a:xfrm>
                          <a:off x="0" y="0"/>
                          <a:ext cx="403761" cy="29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A176F" id="Rectangle 95" o:spid="_x0000_s1026" style="position:absolute;margin-left:181.85pt;margin-top:113.35pt;width:31.8pt;height:23.35pt;z-index:2516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" filled="f" strokecolor="red" strokeweight="1pt"/>
            </w:pict>
          </mc:Fallback>
        </mc:AlternateContent>
      </w:r>
      <w:r>
        <w:rPr>
          <w:noProof/>
          <w:lang w:eastAsia="en-GB"/>
        </w:rPr>
        <mc:AlternateContent>
          <mc:Choice Requires="wps">
            <w:drawing>
              <wp:anchor distT="0" distB="0" distL="114300" distR="114300" simplePos="0" relativeHeight="251668512" behindDoc="0" locked="0" layoutInCell="1" allowOverlap="1" wp14:anchorId="567C8853" wp14:editId="73B52D82">
                <wp:simplePos x="0" y="0"/>
                <wp:positionH relativeFrom="column">
                  <wp:posOffset>593766</wp:posOffset>
                </wp:positionH>
                <wp:positionV relativeFrom="paragraph">
                  <wp:posOffset>1427727</wp:posOffset>
                </wp:positionV>
                <wp:extent cx="243444" cy="308759"/>
                <wp:effectExtent l="0" t="0" r="23495" b="15240"/>
                <wp:wrapNone/>
                <wp:docPr id="94" name="Rectangle 94"/>
                <wp:cNvGraphicFramePr/>
                <a:graphic xmlns:a="http://schemas.openxmlformats.org/drawingml/2006/main">
                  <a:graphicData uri="http://schemas.microsoft.com/office/word/2010/wordprocessingShape">
                    <wps:wsp>
                      <wps:cNvSpPr/>
                      <wps:spPr>
                        <a:xfrm>
                          <a:off x="0" y="0"/>
                          <a:ext cx="243444" cy="3087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9D4169" id="Rectangle 94" o:spid="_x0000_s1026" style="position:absolute;margin-left:46.75pt;margin-top:112.4pt;width:19.15pt;height:24.3pt;z-index:2516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" filled="f" strokecolor="red" strokeweight="1pt"/>
            </w:pict>
          </mc:Fallback>
        </mc:AlternateContent>
      </w:r>
      <w:r>
        <w:rPr>
          <w:noProof/>
          <w:lang w:eastAsia="en-GB"/>
        </w:rPr>
        <mc:AlternateContent>
          <mc:Choice Requires="wps">
            <w:drawing>
              <wp:anchor distT="0" distB="0" distL="114300" distR="114300" simplePos="0" relativeHeight="251667488" behindDoc="0" locked="0" layoutInCell="1" allowOverlap="1" wp14:anchorId="779622C8" wp14:editId="297B1803">
                <wp:simplePos x="0" y="0"/>
                <wp:positionH relativeFrom="column">
                  <wp:posOffset>255319</wp:posOffset>
                </wp:positionH>
                <wp:positionV relativeFrom="paragraph">
                  <wp:posOffset>394574</wp:posOffset>
                </wp:positionV>
                <wp:extent cx="362198" cy="207818"/>
                <wp:effectExtent l="0" t="0" r="19050" b="20955"/>
                <wp:wrapNone/>
                <wp:docPr id="93" name="Rectangle 93"/>
                <wp:cNvGraphicFramePr/>
                <a:graphic xmlns:a="http://schemas.openxmlformats.org/drawingml/2006/main">
                  <a:graphicData uri="http://schemas.microsoft.com/office/word/2010/wordprocessingShape">
                    <wps:wsp>
                      <wps:cNvSpPr/>
                      <wps:spPr>
                        <a:xfrm>
                          <a:off x="0" y="0"/>
                          <a:ext cx="362198" cy="207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4BE84" id="Rectangle 93" o:spid="_x0000_s1026" style="position:absolute;margin-left:20.1pt;margin-top:31.05pt;width:28.5pt;height:16.35pt;z-index:25166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" filled="f" strokecolor="red" strokeweight="1pt"/>
            </w:pict>
          </mc:Fallback>
        </mc:AlternateContent>
      </w:r>
      <w:r>
        <w:rPr>
          <w:noProof/>
          <w:lang w:eastAsia="en-GB"/>
        </w:rPr>
        <w:drawing>
          <wp:inline distT="0" distB="0" distL="0" distR="0" wp14:anchorId="126CFDE9" wp14:editId="2C1CF604">
            <wp:extent cx="4591543" cy="1793174"/>
            <wp:effectExtent l="0" t="0" r="0" b="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03238" cy="1797741"/>
                    </a:xfrm>
                    <a:prstGeom prst="rect">
                      <a:avLst/>
                    </a:prstGeom>
                  </pic:spPr>
                </pic:pic>
              </a:graphicData>
            </a:graphic>
          </wp:inline>
        </w:drawing>
      </w:r>
    </w:p>
    <w:p w14:paraId="3702DF37" w14:textId="043A05C5" w:rsidR="00B21FA3" w:rsidRDefault="00B21FA3" w:rsidP="00FA52A7">
      <w:pPr>
        <w:rPr>
          <w:lang w:eastAsia="en-GB"/>
        </w:rPr>
      </w:pPr>
    </w:p>
    <w:p w14:paraId="40FC004D" w14:textId="4AAA6832" w:rsidR="00B21FA3" w:rsidRDefault="0055789C" w:rsidP="0055789C">
      <w:pPr>
        <w:pStyle w:val="Heading3"/>
      </w:pPr>
      <w:r>
        <w:t>Subscription creation</w:t>
      </w:r>
    </w:p>
    <w:p w14:paraId="066C1F42" w14:textId="7A36A2AB" w:rsidR="0055789C" w:rsidRPr="00B2301E" w:rsidRDefault="00D452EB" w:rsidP="0055789C">
      <w:pPr>
        <w:rPr>
          <w:highlight w:val="yellow"/>
          <w:lang w:eastAsia="en-GB"/>
        </w:rPr>
      </w:pPr>
      <w:r w:rsidRPr="00B2301E">
        <w:rPr>
          <w:highlight w:val="yellow"/>
          <w:lang w:eastAsia="en-GB"/>
        </w:rPr>
        <w:t>We need</w:t>
      </w:r>
      <w:r w:rsidR="00B2301E">
        <w:rPr>
          <w:highlight w:val="yellow"/>
          <w:lang w:eastAsia="en-GB"/>
        </w:rPr>
        <w:t xml:space="preserve"> an</w:t>
      </w:r>
      <w:r w:rsidRPr="00B2301E">
        <w:rPr>
          <w:highlight w:val="yellow"/>
          <w:lang w:eastAsia="en-GB"/>
        </w:rPr>
        <w:t xml:space="preserve"> additional logic to connect functional object to the multiple serial objects if </w:t>
      </w:r>
      <w:r w:rsidR="008F3268" w:rsidRPr="00B2301E">
        <w:rPr>
          <w:highlight w:val="yellow"/>
          <w:lang w:eastAsia="en-GB"/>
        </w:rPr>
        <w:t>the part on the functional object is a subscription.</w:t>
      </w:r>
    </w:p>
    <w:p w14:paraId="5F22DA22" w14:textId="46F93A80" w:rsidR="00481ED2" w:rsidRPr="00B2301E" w:rsidRDefault="00481ED2" w:rsidP="0055789C">
      <w:pPr>
        <w:rPr>
          <w:highlight w:val="yellow"/>
          <w:lang w:eastAsia="en-GB"/>
        </w:rPr>
      </w:pPr>
      <w:r w:rsidRPr="00B2301E">
        <w:rPr>
          <w:highlight w:val="yellow"/>
          <w:lang w:eastAsia="en-GB"/>
        </w:rPr>
        <w:t>To identify the subs</w:t>
      </w:r>
      <w:r w:rsidR="00594E27" w:rsidRPr="00B2301E">
        <w:rPr>
          <w:highlight w:val="yellow"/>
          <w:lang w:eastAsia="en-GB"/>
        </w:rPr>
        <w:t xml:space="preserve">cription </w:t>
      </w:r>
      <w:r w:rsidR="00292547" w:rsidRPr="00B2301E">
        <w:rPr>
          <w:highlight w:val="yellow"/>
          <w:lang w:eastAsia="en-GB"/>
        </w:rPr>
        <w:t>part,</w:t>
      </w:r>
      <w:r w:rsidR="00594E27" w:rsidRPr="00B2301E">
        <w:rPr>
          <w:highlight w:val="yellow"/>
          <w:lang w:eastAsia="en-GB"/>
        </w:rPr>
        <w:t xml:space="preserve"> find a non-inventory sales part </w:t>
      </w:r>
      <w:r w:rsidR="00292547" w:rsidRPr="00B2301E">
        <w:rPr>
          <w:highlight w:val="yellow"/>
          <w:lang w:eastAsia="en-GB"/>
        </w:rPr>
        <w:t>marked as serviceable.</w:t>
      </w:r>
    </w:p>
    <w:p w14:paraId="0570F4D0" w14:textId="0D07FC85" w:rsidR="00292547" w:rsidRPr="00B2301E" w:rsidRDefault="00292547" w:rsidP="0055789C">
      <w:pPr>
        <w:rPr>
          <w:highlight w:val="yellow"/>
          <w:lang w:eastAsia="en-GB"/>
        </w:rPr>
      </w:pPr>
      <w:r w:rsidRPr="00B2301E">
        <w:rPr>
          <w:noProof/>
          <w:highlight w:val="yellow"/>
          <w:lang w:eastAsia="en-GB"/>
        </w:rPr>
        <mc:AlternateContent>
          <mc:Choice Requires="wps">
            <w:drawing>
              <wp:anchor distT="0" distB="0" distL="114300" distR="114300" simplePos="0" relativeHeight="251672608" behindDoc="0" locked="0" layoutInCell="1" allowOverlap="1" wp14:anchorId="662E801C" wp14:editId="0442D1FC">
                <wp:simplePos x="0" y="0"/>
                <wp:positionH relativeFrom="column">
                  <wp:posOffset>3101645</wp:posOffset>
                </wp:positionH>
                <wp:positionV relativeFrom="paragraph">
                  <wp:posOffset>1358976</wp:posOffset>
                </wp:positionV>
                <wp:extent cx="665683" cy="182880"/>
                <wp:effectExtent l="0" t="0" r="20320" b="26670"/>
                <wp:wrapNone/>
                <wp:docPr id="96" name="Rectangle 96"/>
                <wp:cNvGraphicFramePr/>
                <a:graphic xmlns:a="http://schemas.openxmlformats.org/drawingml/2006/main">
                  <a:graphicData uri="http://schemas.microsoft.com/office/word/2010/wordprocessingShape">
                    <wps:wsp>
                      <wps:cNvSpPr/>
                      <wps:spPr>
                        <a:xfrm>
                          <a:off x="0" y="0"/>
                          <a:ext cx="665683"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0C8F9" id="Rectangle 96" o:spid="_x0000_s1026" style="position:absolute;margin-left:244.2pt;margin-top:107pt;width:52.4pt;height:14.4pt;z-index:2516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" filled="f" strokecolor="red" strokeweight="1pt"/>
            </w:pict>
          </mc:Fallback>
        </mc:AlternateContent>
      </w:r>
      <w:r w:rsidRPr="00B2301E">
        <w:rPr>
          <w:noProof/>
          <w:highlight w:val="yellow"/>
          <w:lang w:eastAsia="en-GB"/>
        </w:rPr>
        <mc:AlternateContent>
          <mc:Choice Requires="wps">
            <w:drawing>
              <wp:anchor distT="0" distB="0" distL="114300" distR="114300" simplePos="0" relativeHeight="251671584" behindDoc="0" locked="0" layoutInCell="1" allowOverlap="1" wp14:anchorId="3D3DF4BB" wp14:editId="179ED708">
                <wp:simplePos x="0" y="0"/>
                <wp:positionH relativeFrom="column">
                  <wp:posOffset>826618</wp:posOffset>
                </wp:positionH>
                <wp:positionV relativeFrom="paragraph">
                  <wp:posOffset>1366291</wp:posOffset>
                </wp:positionV>
                <wp:extent cx="256032" cy="204826"/>
                <wp:effectExtent l="0" t="0" r="10795" b="24130"/>
                <wp:wrapNone/>
                <wp:docPr id="26" name="Rectangle 26"/>
                <wp:cNvGraphicFramePr/>
                <a:graphic xmlns:a="http://schemas.openxmlformats.org/drawingml/2006/main">
                  <a:graphicData uri="http://schemas.microsoft.com/office/word/2010/wordprocessingShape">
                    <wps:wsp>
                      <wps:cNvSpPr/>
                      <wps:spPr>
                        <a:xfrm>
                          <a:off x="0" y="0"/>
                          <a:ext cx="256032"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B5C84" id="Rectangle 26" o:spid="_x0000_s1026" style="position:absolute;margin-left:65.1pt;margin-top:107.6pt;width:20.15pt;height:16.15pt;z-index:2516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" filled="f" strokecolor="red" strokeweight="1pt"/>
            </w:pict>
          </mc:Fallback>
        </mc:AlternateContent>
      </w:r>
      <w:r w:rsidRPr="00B2301E">
        <w:rPr>
          <w:noProof/>
          <w:highlight w:val="yellow"/>
          <w:lang w:eastAsia="en-GB"/>
        </w:rPr>
        <w:drawing>
          <wp:inline distT="0" distB="0" distL="0" distR="0" wp14:anchorId="35F2F50A" wp14:editId="17F21C96">
            <wp:extent cx="4740250" cy="1607568"/>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6215" cy="1612982"/>
                    </a:xfrm>
                    <a:prstGeom prst="rect">
                      <a:avLst/>
                    </a:prstGeom>
                  </pic:spPr>
                </pic:pic>
              </a:graphicData>
            </a:graphic>
          </wp:inline>
        </w:drawing>
      </w:r>
    </w:p>
    <w:p w14:paraId="066F41A7" w14:textId="0DA8FFA0" w:rsidR="00365299" w:rsidRPr="00B2301E" w:rsidRDefault="00365299" w:rsidP="0055789C">
      <w:pPr>
        <w:rPr>
          <w:highlight w:val="yellow"/>
          <w:lang w:eastAsia="en-GB"/>
        </w:rPr>
      </w:pPr>
      <w:r w:rsidRPr="00B2301E">
        <w:rPr>
          <w:noProof/>
          <w:highlight w:val="yellow"/>
          <w:lang w:eastAsia="en-GB"/>
        </w:rPr>
        <w:drawing>
          <wp:inline distT="0" distB="0" distL="0" distR="0" wp14:anchorId="7E6FBE72" wp14:editId="0882B432">
            <wp:extent cx="4112919" cy="819303"/>
            <wp:effectExtent l="0" t="0" r="1905" b="0"/>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60533" cy="828788"/>
                    </a:xfrm>
                    <a:prstGeom prst="rect">
                      <a:avLst/>
                    </a:prstGeom>
                  </pic:spPr>
                </pic:pic>
              </a:graphicData>
            </a:graphic>
          </wp:inline>
        </w:drawing>
      </w:r>
    </w:p>
    <w:p w14:paraId="276351CD" w14:textId="541C580F" w:rsidR="00173450" w:rsidRPr="00B2301E" w:rsidRDefault="00173450" w:rsidP="0055789C">
      <w:pPr>
        <w:rPr>
          <w:highlight w:val="yellow"/>
          <w:lang w:eastAsia="en-GB"/>
        </w:rPr>
      </w:pPr>
      <w:r w:rsidRPr="00B2301E">
        <w:rPr>
          <w:highlight w:val="yellow"/>
          <w:lang w:eastAsia="en-GB"/>
        </w:rPr>
        <w:t xml:space="preserve">This non-inventory sales part should be created the same way as not serialised </w:t>
      </w:r>
      <w:r w:rsidR="00B72A1B" w:rsidRPr="00B2301E">
        <w:rPr>
          <w:highlight w:val="yellow"/>
          <w:lang w:eastAsia="en-GB"/>
        </w:rPr>
        <w:t>sales part – using functional object functionality</w:t>
      </w:r>
      <w:r w:rsidR="00542F2A">
        <w:rPr>
          <w:highlight w:val="yellow"/>
          <w:lang w:eastAsia="en-GB"/>
        </w:rPr>
        <w:t xml:space="preserve"> and populating all fields as per 1.1.5</w:t>
      </w:r>
      <w:r w:rsidR="00B72A1B" w:rsidRPr="00B2301E">
        <w:rPr>
          <w:highlight w:val="yellow"/>
          <w:lang w:eastAsia="en-GB"/>
        </w:rPr>
        <w:t>.</w:t>
      </w:r>
    </w:p>
    <w:p w14:paraId="35C7A2D3" w14:textId="0D07FA77" w:rsidR="00843CCF" w:rsidRDefault="00051574" w:rsidP="0055789C">
      <w:pPr>
        <w:rPr>
          <w:highlight w:val="yellow"/>
          <w:lang w:eastAsia="en-GB"/>
        </w:rPr>
      </w:pPr>
      <w:r w:rsidRPr="00B2301E">
        <w:rPr>
          <w:highlight w:val="yellow"/>
          <w:lang w:eastAsia="en-GB"/>
        </w:rPr>
        <w:lastRenderedPageBreak/>
        <w:t>This subscription always comes with the serialised part (</w:t>
      </w:r>
      <w:proofErr w:type="spellStart"/>
      <w:r w:rsidRPr="00B2301E">
        <w:rPr>
          <w:highlight w:val="yellow"/>
          <w:lang w:eastAsia="en-GB"/>
        </w:rPr>
        <w:t>SmartHub</w:t>
      </w:r>
      <w:proofErr w:type="spellEnd"/>
      <w:r w:rsidRPr="00B2301E">
        <w:rPr>
          <w:highlight w:val="yellow"/>
          <w:lang w:eastAsia="en-GB"/>
        </w:rPr>
        <w:t xml:space="preserve">) </w:t>
      </w:r>
      <w:r w:rsidR="00FE27D2" w:rsidRPr="00B2301E">
        <w:rPr>
          <w:highlight w:val="yellow"/>
          <w:lang w:eastAsia="en-GB"/>
        </w:rPr>
        <w:t xml:space="preserve">on </w:t>
      </w:r>
      <w:r w:rsidR="007A34B5" w:rsidRPr="00B2301E">
        <w:rPr>
          <w:highlight w:val="yellow"/>
          <w:lang w:eastAsia="en-GB"/>
        </w:rPr>
        <w:t>t</w:t>
      </w:r>
      <w:r w:rsidR="00FE27D2" w:rsidRPr="00B2301E">
        <w:rPr>
          <w:highlight w:val="yellow"/>
          <w:lang w:eastAsia="en-GB"/>
        </w:rPr>
        <w:t xml:space="preserve">he same customer </w:t>
      </w:r>
      <w:proofErr w:type="gramStart"/>
      <w:r w:rsidR="00FE27D2" w:rsidRPr="00B2301E">
        <w:rPr>
          <w:highlight w:val="yellow"/>
          <w:lang w:eastAsia="en-GB"/>
        </w:rPr>
        <w:t>order</w:t>
      </w:r>
      <w:proofErr w:type="gramEnd"/>
      <w:r w:rsidR="00FE27D2" w:rsidRPr="00B2301E">
        <w:rPr>
          <w:highlight w:val="yellow"/>
          <w:lang w:eastAsia="en-GB"/>
        </w:rPr>
        <w:t xml:space="preserve"> </w:t>
      </w:r>
      <w:r w:rsidRPr="00B2301E">
        <w:rPr>
          <w:highlight w:val="yellow"/>
          <w:lang w:eastAsia="en-GB"/>
        </w:rPr>
        <w:t xml:space="preserve">and we need the ability to connect these two </w:t>
      </w:r>
      <w:r w:rsidR="00DE02D2" w:rsidRPr="00B2301E">
        <w:rPr>
          <w:highlight w:val="yellow"/>
          <w:lang w:eastAsia="en-GB"/>
        </w:rPr>
        <w:t xml:space="preserve">records together. Once the event created serial objects for smart hubs and functional object for </w:t>
      </w:r>
      <w:r w:rsidR="009E7560" w:rsidRPr="00B2301E">
        <w:rPr>
          <w:highlight w:val="yellow"/>
          <w:lang w:eastAsia="en-GB"/>
        </w:rPr>
        <w:t>subscription the event needs to connect th</w:t>
      </w:r>
      <w:r w:rsidR="00FE27D2" w:rsidRPr="00B2301E">
        <w:rPr>
          <w:highlight w:val="yellow"/>
          <w:lang w:eastAsia="en-GB"/>
        </w:rPr>
        <w:t>ese records via Connected Object functionality.</w:t>
      </w:r>
      <w:r w:rsidR="002626DF">
        <w:rPr>
          <w:highlight w:val="yellow"/>
          <w:lang w:eastAsia="en-GB"/>
        </w:rPr>
        <w:t xml:space="preserve"> To identify which subscription part is connected to which serial part use Complimentary part set up screen.</w:t>
      </w:r>
      <w:r w:rsidR="00F01884">
        <w:rPr>
          <w:highlight w:val="yellow"/>
          <w:lang w:eastAsia="en-GB"/>
        </w:rPr>
        <w:t xml:space="preserve"> The parent is the </w:t>
      </w:r>
      <w:proofErr w:type="spellStart"/>
      <w:r w:rsidR="00F01884">
        <w:rPr>
          <w:highlight w:val="yellow"/>
          <w:lang w:eastAsia="en-GB"/>
        </w:rPr>
        <w:t>smarthub</w:t>
      </w:r>
      <w:proofErr w:type="spellEnd"/>
      <w:r w:rsidR="00F01884">
        <w:rPr>
          <w:highlight w:val="yellow"/>
          <w:lang w:eastAsia="en-GB"/>
        </w:rPr>
        <w:t xml:space="preserve"> and the complimentary part is the subscription.</w:t>
      </w:r>
    </w:p>
    <w:p w14:paraId="7F34FF29" w14:textId="2BD2AE87" w:rsidR="002626DF" w:rsidRPr="00B2301E" w:rsidRDefault="00F01884" w:rsidP="0055789C">
      <w:pPr>
        <w:rPr>
          <w:highlight w:val="yellow"/>
          <w:lang w:eastAsia="en-GB"/>
        </w:rPr>
      </w:pPr>
      <w:r>
        <w:rPr>
          <w:noProof/>
          <w:lang w:eastAsia="en-GB"/>
        </w:rPr>
        <w:drawing>
          <wp:inline distT="0" distB="0" distL="0" distR="0" wp14:anchorId="4C7E3245" wp14:editId="71468BFB">
            <wp:extent cx="4429125" cy="1277759"/>
            <wp:effectExtent l="0" t="0" r="0" b="0"/>
            <wp:docPr id="99" name="Picture 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39882" cy="1280862"/>
                    </a:xfrm>
                    <a:prstGeom prst="rect">
                      <a:avLst/>
                    </a:prstGeom>
                  </pic:spPr>
                </pic:pic>
              </a:graphicData>
            </a:graphic>
          </wp:inline>
        </w:drawing>
      </w:r>
    </w:p>
    <w:p w14:paraId="3B0AC66E" w14:textId="6ABA41D4" w:rsidR="00373F8D" w:rsidRPr="00B2301E" w:rsidRDefault="00373F8D" w:rsidP="0055789C">
      <w:pPr>
        <w:rPr>
          <w:highlight w:val="yellow"/>
          <w:lang w:eastAsia="en-GB"/>
        </w:rPr>
      </w:pPr>
      <w:r w:rsidRPr="00B2301E">
        <w:rPr>
          <w:highlight w:val="yellow"/>
          <w:lang w:eastAsia="en-GB"/>
        </w:rPr>
        <w:t>On each serial object the event should create the line under Connected objects tab where:</w:t>
      </w:r>
    </w:p>
    <w:p w14:paraId="067C57F5" w14:textId="352D0D3A" w:rsidR="00373F8D" w:rsidRPr="00B2301E" w:rsidRDefault="00FC5290" w:rsidP="00FC5290">
      <w:pPr>
        <w:pStyle w:val="ListParagraph"/>
        <w:numPr>
          <w:ilvl w:val="0"/>
          <w:numId w:val="11"/>
        </w:numPr>
        <w:rPr>
          <w:highlight w:val="yellow"/>
        </w:rPr>
      </w:pPr>
      <w:r w:rsidRPr="00B2301E">
        <w:rPr>
          <w:highlight w:val="yellow"/>
        </w:rPr>
        <w:t>Connected Object Site = 2013</w:t>
      </w:r>
    </w:p>
    <w:p w14:paraId="1C612EEF" w14:textId="133AA4AF" w:rsidR="00FC5290" w:rsidRPr="00B2301E" w:rsidRDefault="00FC5290" w:rsidP="00FC5290">
      <w:pPr>
        <w:pStyle w:val="ListParagraph"/>
        <w:numPr>
          <w:ilvl w:val="0"/>
          <w:numId w:val="11"/>
        </w:numPr>
        <w:rPr>
          <w:highlight w:val="yellow"/>
        </w:rPr>
      </w:pPr>
      <w:r w:rsidRPr="00B2301E">
        <w:rPr>
          <w:highlight w:val="yellow"/>
        </w:rPr>
        <w:t>Connected Object ID = Object ID of the subscription functional object</w:t>
      </w:r>
    </w:p>
    <w:p w14:paraId="4BCC828C" w14:textId="7F2F3FDE" w:rsidR="002C4007" w:rsidRPr="00B2301E" w:rsidRDefault="002C4007" w:rsidP="00FC5290">
      <w:pPr>
        <w:pStyle w:val="ListParagraph"/>
        <w:numPr>
          <w:ilvl w:val="0"/>
          <w:numId w:val="11"/>
        </w:numPr>
        <w:rPr>
          <w:highlight w:val="yellow"/>
        </w:rPr>
      </w:pPr>
      <w:r w:rsidRPr="00B2301E">
        <w:rPr>
          <w:highlight w:val="yellow"/>
        </w:rPr>
        <w:t>Connection Type = SUBS</w:t>
      </w:r>
    </w:p>
    <w:p w14:paraId="52B23051" w14:textId="19115CCE" w:rsidR="00FF4A66" w:rsidRDefault="00FF4A66" w:rsidP="00FF4A66">
      <w:r>
        <w:rPr>
          <w:noProof/>
        </w:rPr>
        <w:drawing>
          <wp:inline distT="0" distB="0" distL="0" distR="0" wp14:anchorId="4A220B0D" wp14:editId="3246A995">
            <wp:extent cx="4714564" cy="1492301"/>
            <wp:effectExtent l="0" t="0" r="0" b="0"/>
            <wp:docPr id="98" name="Picture 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43156" cy="1501351"/>
                    </a:xfrm>
                    <a:prstGeom prst="rect">
                      <a:avLst/>
                    </a:prstGeom>
                  </pic:spPr>
                </pic:pic>
              </a:graphicData>
            </a:graphic>
          </wp:inline>
        </w:drawing>
      </w:r>
    </w:p>
    <w:p w14:paraId="6449CC2D" w14:textId="77777777" w:rsidR="00FE27D2" w:rsidRPr="0055789C" w:rsidRDefault="00FE27D2" w:rsidP="0055789C">
      <w:pPr>
        <w:rPr>
          <w:lang w:eastAsia="en-GB"/>
        </w:rPr>
      </w:pPr>
    </w:p>
    <w:p w14:paraId="1592189F" w14:textId="77777777" w:rsidR="00047A2A" w:rsidRPr="00FA52A7" w:rsidRDefault="00047A2A" w:rsidP="00FA52A7">
      <w:pPr>
        <w:rPr>
          <w:lang w:eastAsia="en-GB"/>
        </w:rPr>
      </w:pPr>
    </w:p>
    <w:p w14:paraId="4E6AA42F" w14:textId="77777777" w:rsidR="00A67C5B" w:rsidRDefault="00A67C5B" w:rsidP="00A67C5B">
      <w:pPr>
        <w:pStyle w:val="Heading1"/>
      </w:pPr>
      <w:r>
        <w:t>Design Q&amp;A</w:t>
      </w:r>
    </w:p>
    <w:p w14:paraId="6C2977A3" w14:textId="77777777" w:rsidR="00A67C5B" w:rsidRPr="009A0785" w:rsidRDefault="00A67C5B" w:rsidP="00A67C5B"/>
    <w:p w14:paraId="0DDF9CE2" w14:textId="77777777" w:rsidR="00A67C5B" w:rsidRDefault="00A67C5B" w:rsidP="00A67C5B">
      <w:pPr>
        <w:pStyle w:val="Heading1"/>
      </w:pPr>
      <w:r>
        <w:t>BA/Developer Notes/ Related CRIM</w:t>
      </w:r>
    </w:p>
    <w:p w14:paraId="56923688" w14:textId="77777777" w:rsidR="00A67C5B" w:rsidRPr="00B2332E" w:rsidRDefault="00A67C5B" w:rsidP="00A67C5B">
      <w:pPr>
        <w:rPr>
          <w:iCs/>
        </w:rPr>
      </w:pPr>
    </w:p>
    <w:p w14:paraId="4242F498" w14:textId="77777777" w:rsidR="00A67C5B" w:rsidRPr="00777BB1" w:rsidRDefault="00A67C5B" w:rsidP="00A67C5B">
      <w:pPr>
        <w:pStyle w:val="Heading1"/>
      </w:pPr>
      <w:r>
        <w:t>Technical Proposal</w:t>
      </w:r>
    </w:p>
    <w:p w14:paraId="1DAE485B" w14:textId="77777777" w:rsidR="00A67C5B" w:rsidRPr="00BB1A50" w:rsidRDefault="00A67C5B" w:rsidP="00A67C5B">
      <w:pPr>
        <w:rPr>
          <w:i/>
        </w:rPr>
      </w:pPr>
      <w:r w:rsidRPr="00626349">
        <w:t xml:space="preserve"> </w:t>
      </w:r>
      <w:r w:rsidRPr="00777BB1">
        <w:rPr>
          <w:i/>
        </w:rPr>
        <w:t>**** Guidance Notes – Remove prior to submission ****</w:t>
      </w:r>
    </w:p>
    <w:p w14:paraId="421A9C6E" w14:textId="77777777" w:rsidR="00A67C5B" w:rsidRDefault="00A67C5B" w:rsidP="00A67C5B">
      <w:r>
        <w:t>***********************************************</w:t>
      </w:r>
    </w:p>
    <w:p w14:paraId="11F00BD8" w14:textId="77777777" w:rsidR="00A67C5B" w:rsidRDefault="00A67C5B" w:rsidP="00A67C5B">
      <w:pPr>
        <w:pStyle w:val="Heading1"/>
        <w:rPr>
          <w:lang w:val="en-US"/>
        </w:rPr>
      </w:pPr>
      <w:r w:rsidRPr="32C8C76C">
        <w:rPr>
          <w:lang w:val="en-US"/>
        </w:rPr>
        <w:t>Technical Solution</w:t>
      </w:r>
    </w:p>
    <w:p w14:paraId="410315D1" w14:textId="77777777" w:rsidR="00A67C5B" w:rsidRDefault="00A67C5B" w:rsidP="00A67C5B">
      <w:pPr>
        <w:pStyle w:val="Heading2"/>
        <w:rPr>
          <w:lang w:val="en-US"/>
        </w:rPr>
      </w:pPr>
      <w:r w:rsidRPr="32C8C76C">
        <w:rPr>
          <w:lang w:val="en-US"/>
        </w:rPr>
        <w:t>Technical Process</w:t>
      </w:r>
    </w:p>
    <w:p w14:paraId="2E68BD2E" w14:textId="77777777" w:rsidR="00A67C5B" w:rsidRDefault="00A67C5B" w:rsidP="00A67C5B">
      <w:pPr>
        <w:ind w:left="-218" w:firstLine="360"/>
      </w:pPr>
    </w:p>
    <w:p w14:paraId="032E67C7" w14:textId="77777777" w:rsidR="00A67C5B" w:rsidRDefault="00A67C5B">
      <w:pPr>
        <w:ind w:left="-218" w:firstLine="360"/>
        <w:pPrChange w:id="0" w:author="Mike Kerrigan" w:date="2018-10-16T16:51:00Z">
          <w:pPr>
            <w:ind w:left="142"/>
          </w:pPr>
        </w:pPrChange>
      </w:pPr>
      <w:r>
        <w:t>***********************************************</w:t>
      </w:r>
    </w:p>
    <w:p w14:paraId="264FFD82" w14:textId="77777777" w:rsidR="00A67C5B" w:rsidRDefault="00A67C5B" w:rsidP="00A67C5B">
      <w:pPr>
        <w:pStyle w:val="Heading2"/>
        <w:rPr>
          <w:lang w:val="en-US"/>
        </w:rPr>
      </w:pPr>
      <w:r w:rsidRPr="32C8C76C">
        <w:rPr>
          <w:lang w:val="en-US"/>
        </w:rPr>
        <w:t>Report Components</w:t>
      </w:r>
    </w:p>
    <w:p w14:paraId="65BD3141" w14:textId="77777777" w:rsidR="00A67C5B" w:rsidRDefault="00A67C5B" w:rsidP="00A67C5B">
      <w:pPr>
        <w:pStyle w:val="ListParagraph"/>
        <w:ind w:left="142"/>
        <w:rPr>
          <w:lang w:eastAsia="en-US"/>
        </w:rPr>
      </w:pPr>
    </w:p>
    <w:p w14:paraId="261770F8" w14:textId="77777777" w:rsidR="00A67C5B" w:rsidRDefault="00A67C5B" w:rsidP="00A67C5B">
      <w:pPr>
        <w:pStyle w:val="ListParagraph"/>
        <w:ind w:left="142"/>
        <w:rPr>
          <w:ins w:id="1" w:author="Mike Kerrigan" w:date="2018-11-23T13:21:00Z"/>
          <w:lang w:eastAsia="en-US"/>
        </w:rPr>
      </w:pPr>
    </w:p>
    <w:p w14:paraId="6C559236" w14:textId="77777777" w:rsidR="00A67C5B" w:rsidRDefault="00A67C5B">
      <w:pPr>
        <w:pStyle w:val="ListParagraph"/>
        <w:ind w:left="142"/>
        <w:pPrChange w:id="2" w:author="Mike Kerrigan" w:date="2018-10-16T16:48:00Z">
          <w:pPr>
            <w:ind w:left="142"/>
          </w:pPr>
        </w:pPrChange>
      </w:pPr>
      <w:r>
        <w:rPr>
          <w:lang w:eastAsia="en-US"/>
        </w:rPr>
        <w:t>********************************************</w:t>
      </w:r>
    </w:p>
    <w:p w14:paraId="29D723B2" w14:textId="77777777" w:rsidR="00A67C5B" w:rsidRDefault="00A67C5B" w:rsidP="00A67C5B">
      <w:pPr>
        <w:pStyle w:val="Heading2"/>
        <w:rPr>
          <w:lang w:val="en-US"/>
        </w:rPr>
      </w:pPr>
      <w:r w:rsidRPr="32C8C76C">
        <w:rPr>
          <w:lang w:val="en-US"/>
        </w:rPr>
        <w:t>Known Dependencies</w:t>
      </w:r>
    </w:p>
    <w:p w14:paraId="3D8123BA" w14:textId="77777777" w:rsidR="00A67C5B" w:rsidRPr="00777BB1" w:rsidRDefault="00A67C5B" w:rsidP="00A67C5B">
      <w:pPr>
        <w:ind w:left="142"/>
        <w:rPr>
          <w:i/>
        </w:rPr>
      </w:pPr>
      <w:r w:rsidRPr="00777BB1">
        <w:rPr>
          <w:i/>
        </w:rPr>
        <w:t>**** Guidance Notes – Remove prior to submission ****</w:t>
      </w:r>
    </w:p>
    <w:p w14:paraId="1E447C07" w14:textId="77777777" w:rsidR="00A67C5B" w:rsidRPr="00A8053B" w:rsidRDefault="00A67C5B" w:rsidP="00A67C5B">
      <w:pPr>
        <w:rPr>
          <w:i/>
        </w:rPr>
      </w:pPr>
    </w:p>
    <w:p w14:paraId="4456C9C5" w14:textId="77777777" w:rsidR="00A67C5B" w:rsidRDefault="00A67C5B" w:rsidP="00A67C5B">
      <w:pPr>
        <w:ind w:left="142"/>
      </w:pPr>
      <w:r>
        <w:t>***********************************************</w:t>
      </w:r>
    </w:p>
    <w:p w14:paraId="5087715E" w14:textId="77777777" w:rsidR="00A67C5B" w:rsidRDefault="00A67C5B" w:rsidP="00A67C5B">
      <w:pPr>
        <w:pStyle w:val="Heading1"/>
        <w:rPr>
          <w:lang w:val="en-US"/>
        </w:rPr>
      </w:pPr>
      <w:r w:rsidRPr="32C8C76C">
        <w:rPr>
          <w:lang w:val="en-US"/>
        </w:rPr>
        <w:t>Deployment Instructions</w:t>
      </w:r>
    </w:p>
    <w:p w14:paraId="77150514" w14:textId="77777777" w:rsidR="00A67C5B" w:rsidRPr="00777BB1" w:rsidRDefault="00A67C5B" w:rsidP="00A67C5B">
      <w:pPr>
        <w:rPr>
          <w:i/>
        </w:rPr>
      </w:pPr>
      <w:r w:rsidRPr="00777BB1">
        <w:rPr>
          <w:i/>
        </w:rPr>
        <w:t>**** Guidance Notes – Remove prior to submission ****</w:t>
      </w:r>
    </w:p>
    <w:p w14:paraId="7C70B99D" w14:textId="77777777" w:rsidR="00A67C5B" w:rsidRPr="005F714C" w:rsidRDefault="00A67C5B" w:rsidP="00A67C5B">
      <w:pPr>
        <w:ind w:left="360"/>
        <w:rPr>
          <w:i/>
        </w:rPr>
      </w:pPr>
    </w:p>
    <w:p w14:paraId="0B8DA4DD" w14:textId="77777777" w:rsidR="00A67C5B" w:rsidRDefault="00A67C5B" w:rsidP="00A67C5B">
      <w:r>
        <w:t>***********************************************</w:t>
      </w:r>
    </w:p>
    <w:p w14:paraId="53FA6A41" w14:textId="77777777" w:rsidR="00A67C5B" w:rsidRDefault="00A67C5B" w:rsidP="00A67C5B">
      <w:pPr>
        <w:pStyle w:val="Heading1"/>
        <w:rPr>
          <w:lang w:val="en-US"/>
        </w:rPr>
      </w:pPr>
      <w:r w:rsidRPr="32C8C76C">
        <w:rPr>
          <w:lang w:val="en-US"/>
        </w:rPr>
        <w:t>Developer Test Proposal</w:t>
      </w:r>
    </w:p>
    <w:p w14:paraId="48CB33C0" w14:textId="77777777" w:rsidR="00A67C5B" w:rsidRPr="00777BB1" w:rsidRDefault="00A67C5B" w:rsidP="00A67C5B">
      <w:pPr>
        <w:rPr>
          <w:i/>
        </w:rPr>
      </w:pPr>
      <w:r w:rsidRPr="00777BB1">
        <w:rPr>
          <w:i/>
        </w:rPr>
        <w:t>**** Guidance Notes – Remove prior to submission ****</w:t>
      </w:r>
    </w:p>
    <w:p w14:paraId="368D3B6C" w14:textId="77777777" w:rsidR="00A67C5B" w:rsidRDefault="00A67C5B" w:rsidP="00A67C5B">
      <w:pPr>
        <w:pStyle w:val="ListParagraph"/>
        <w:numPr>
          <w:ilvl w:val="0"/>
          <w:numId w:val="2"/>
        </w:numPr>
        <w:rPr>
          <w:i/>
          <w:lang w:eastAsia="en-US"/>
        </w:rPr>
      </w:pPr>
      <w:r>
        <w:rPr>
          <w:i/>
          <w:lang w:eastAsia="en-US"/>
        </w:rPr>
        <w:t xml:space="preserve">Tests recommended by the developer to be included in </w:t>
      </w:r>
      <w:proofErr w:type="gramStart"/>
      <w:r>
        <w:rPr>
          <w:i/>
          <w:lang w:eastAsia="en-US"/>
        </w:rPr>
        <w:t>UAT</w:t>
      </w:r>
      <w:proofErr w:type="gramEnd"/>
    </w:p>
    <w:p w14:paraId="632D5C93" w14:textId="77777777" w:rsidR="00A67C5B" w:rsidRDefault="00A67C5B" w:rsidP="00A67C5B">
      <w:pPr>
        <w:rPr>
          <w:i/>
        </w:rPr>
      </w:pPr>
      <w:r>
        <w:rPr>
          <w:i/>
        </w:rPr>
        <w:t>e.g.</w:t>
      </w:r>
    </w:p>
    <w:tbl>
      <w:tblPr>
        <w:tblStyle w:val="TableGrid"/>
        <w:tblW w:w="0" w:type="auto"/>
        <w:tblLook w:val="04A0" w:firstRow="1" w:lastRow="0" w:firstColumn="1" w:lastColumn="0" w:noHBand="0" w:noVBand="1"/>
      </w:tblPr>
      <w:tblGrid>
        <w:gridCol w:w="946"/>
        <w:gridCol w:w="8070"/>
      </w:tblGrid>
      <w:tr w:rsidR="00A67C5B" w:rsidRPr="00592362" w14:paraId="6D21718E" w14:textId="77777777" w:rsidTr="007D69DC">
        <w:trPr>
          <w:tblHeader/>
        </w:trPr>
        <w:tc>
          <w:tcPr>
            <w:tcW w:w="959" w:type="dxa"/>
            <w:shd w:val="clear" w:color="auto" w:fill="FFFFFF" w:themeFill="background1"/>
          </w:tcPr>
          <w:p w14:paraId="5E455209" w14:textId="77777777" w:rsidR="00A67C5B" w:rsidRPr="00592362" w:rsidRDefault="00A67C5B" w:rsidP="007D69DC">
            <w:pPr>
              <w:pStyle w:val="WLBody1"/>
              <w:spacing w:before="60" w:after="60"/>
              <w:rPr>
                <w:b/>
                <w:sz w:val="16"/>
                <w:szCs w:val="16"/>
              </w:rPr>
            </w:pPr>
            <w:r>
              <w:rPr>
                <w:b/>
                <w:sz w:val="16"/>
                <w:szCs w:val="16"/>
              </w:rPr>
              <w:t>Test</w:t>
            </w:r>
            <w:r w:rsidRPr="00592362">
              <w:rPr>
                <w:b/>
                <w:sz w:val="16"/>
                <w:szCs w:val="16"/>
              </w:rPr>
              <w:t xml:space="preserve"> ID</w:t>
            </w:r>
          </w:p>
        </w:tc>
        <w:tc>
          <w:tcPr>
            <w:tcW w:w="8283" w:type="dxa"/>
            <w:shd w:val="clear" w:color="auto" w:fill="FFFFFF" w:themeFill="background1"/>
          </w:tcPr>
          <w:p w14:paraId="24690CEC" w14:textId="77777777" w:rsidR="00A67C5B" w:rsidRPr="00592362" w:rsidRDefault="00A67C5B" w:rsidP="007D69DC">
            <w:pPr>
              <w:pStyle w:val="WLBody1"/>
              <w:spacing w:before="60" w:after="60"/>
              <w:rPr>
                <w:b/>
                <w:sz w:val="16"/>
                <w:szCs w:val="16"/>
              </w:rPr>
            </w:pPr>
            <w:r>
              <w:rPr>
                <w:b/>
                <w:sz w:val="16"/>
                <w:szCs w:val="16"/>
              </w:rPr>
              <w:t>Recommended Test</w:t>
            </w:r>
          </w:p>
        </w:tc>
      </w:tr>
      <w:tr w:rsidR="00A67C5B" w:rsidRPr="00592362" w14:paraId="5FF2B96A" w14:textId="77777777" w:rsidTr="007D69DC">
        <w:tc>
          <w:tcPr>
            <w:tcW w:w="959" w:type="dxa"/>
          </w:tcPr>
          <w:p w14:paraId="370E3ACA" w14:textId="77777777" w:rsidR="00A67C5B" w:rsidRPr="00592362" w:rsidRDefault="00A67C5B" w:rsidP="007D69DC">
            <w:pPr>
              <w:pStyle w:val="WLBody1"/>
              <w:spacing w:before="60" w:after="60"/>
              <w:rPr>
                <w:sz w:val="16"/>
                <w:szCs w:val="16"/>
              </w:rPr>
            </w:pPr>
            <w:r w:rsidRPr="00592362">
              <w:rPr>
                <w:sz w:val="16"/>
                <w:szCs w:val="16"/>
              </w:rPr>
              <w:t>1</w:t>
            </w:r>
          </w:p>
        </w:tc>
        <w:tc>
          <w:tcPr>
            <w:tcW w:w="8283" w:type="dxa"/>
          </w:tcPr>
          <w:p w14:paraId="37F227EE" w14:textId="77777777" w:rsidR="00A67C5B" w:rsidRPr="00592362" w:rsidRDefault="00A67C5B" w:rsidP="007D69DC">
            <w:pPr>
              <w:pStyle w:val="WLBody1"/>
              <w:spacing w:before="60" w:after="60"/>
              <w:rPr>
                <w:sz w:val="16"/>
                <w:szCs w:val="16"/>
              </w:rPr>
            </w:pPr>
            <w:r>
              <w:rPr>
                <w:sz w:val="16"/>
                <w:szCs w:val="16"/>
              </w:rPr>
              <w:t>Test the boundaries of all parameters</w:t>
            </w:r>
          </w:p>
        </w:tc>
      </w:tr>
      <w:tr w:rsidR="00A67C5B" w:rsidRPr="00592362" w14:paraId="24941B7B" w14:textId="77777777" w:rsidTr="007D69DC">
        <w:tc>
          <w:tcPr>
            <w:tcW w:w="959" w:type="dxa"/>
          </w:tcPr>
          <w:p w14:paraId="7DBFFD2F" w14:textId="77777777" w:rsidR="00A67C5B" w:rsidRPr="00592362" w:rsidRDefault="00A67C5B" w:rsidP="007D69DC">
            <w:pPr>
              <w:pStyle w:val="WLBody1"/>
              <w:spacing w:before="60" w:after="60"/>
              <w:rPr>
                <w:sz w:val="16"/>
                <w:szCs w:val="16"/>
              </w:rPr>
            </w:pPr>
            <w:r>
              <w:rPr>
                <w:sz w:val="16"/>
                <w:szCs w:val="16"/>
              </w:rPr>
              <w:t>2</w:t>
            </w:r>
          </w:p>
        </w:tc>
        <w:tc>
          <w:tcPr>
            <w:tcW w:w="8283" w:type="dxa"/>
          </w:tcPr>
          <w:p w14:paraId="4960E092" w14:textId="77777777" w:rsidR="00A67C5B" w:rsidRDefault="00A67C5B" w:rsidP="007D69DC">
            <w:pPr>
              <w:pStyle w:val="WLBody1"/>
              <w:spacing w:before="60" w:after="60"/>
              <w:rPr>
                <w:sz w:val="16"/>
                <w:szCs w:val="16"/>
              </w:rPr>
            </w:pPr>
          </w:p>
        </w:tc>
      </w:tr>
      <w:tr w:rsidR="00A67C5B" w:rsidRPr="00592362" w14:paraId="0FE70B9F" w14:textId="77777777" w:rsidTr="007D69DC">
        <w:tc>
          <w:tcPr>
            <w:tcW w:w="959" w:type="dxa"/>
          </w:tcPr>
          <w:p w14:paraId="60EEFA60" w14:textId="77777777" w:rsidR="00A67C5B" w:rsidRDefault="00A67C5B" w:rsidP="007D69DC">
            <w:pPr>
              <w:pStyle w:val="WLBody1"/>
              <w:spacing w:before="60" w:after="60"/>
              <w:rPr>
                <w:sz w:val="16"/>
                <w:szCs w:val="16"/>
              </w:rPr>
            </w:pPr>
            <w:r>
              <w:rPr>
                <w:sz w:val="16"/>
                <w:szCs w:val="16"/>
              </w:rPr>
              <w:t>3</w:t>
            </w:r>
          </w:p>
        </w:tc>
        <w:tc>
          <w:tcPr>
            <w:tcW w:w="8283" w:type="dxa"/>
          </w:tcPr>
          <w:p w14:paraId="4B0813A9" w14:textId="77777777" w:rsidR="00A67C5B" w:rsidRDefault="00A67C5B" w:rsidP="007D69DC">
            <w:pPr>
              <w:pStyle w:val="WLBody1"/>
              <w:spacing w:before="60" w:after="60"/>
              <w:rPr>
                <w:sz w:val="16"/>
                <w:szCs w:val="16"/>
              </w:rPr>
            </w:pPr>
          </w:p>
        </w:tc>
      </w:tr>
      <w:tr w:rsidR="00A67C5B" w:rsidRPr="00592362" w14:paraId="2FAB7975" w14:textId="77777777" w:rsidTr="007D69DC">
        <w:tc>
          <w:tcPr>
            <w:tcW w:w="959" w:type="dxa"/>
          </w:tcPr>
          <w:p w14:paraId="2DB58258" w14:textId="77777777" w:rsidR="00A67C5B" w:rsidRDefault="00A67C5B" w:rsidP="007D69DC">
            <w:pPr>
              <w:pStyle w:val="WLBody1"/>
              <w:spacing w:before="60" w:after="60"/>
              <w:rPr>
                <w:sz w:val="16"/>
                <w:szCs w:val="16"/>
              </w:rPr>
            </w:pPr>
            <w:r>
              <w:rPr>
                <w:sz w:val="16"/>
                <w:szCs w:val="16"/>
              </w:rPr>
              <w:t>4</w:t>
            </w:r>
          </w:p>
        </w:tc>
        <w:tc>
          <w:tcPr>
            <w:tcW w:w="8283" w:type="dxa"/>
          </w:tcPr>
          <w:p w14:paraId="27562A8F" w14:textId="77777777" w:rsidR="00A67C5B" w:rsidRDefault="00A67C5B" w:rsidP="007D69DC">
            <w:pPr>
              <w:pStyle w:val="WLBody1"/>
              <w:spacing w:before="60" w:after="60"/>
              <w:rPr>
                <w:sz w:val="16"/>
                <w:szCs w:val="16"/>
              </w:rPr>
            </w:pPr>
          </w:p>
        </w:tc>
      </w:tr>
      <w:tr w:rsidR="00A67C5B" w:rsidRPr="00592362" w14:paraId="02AE7059" w14:textId="77777777" w:rsidTr="007D69DC">
        <w:tc>
          <w:tcPr>
            <w:tcW w:w="959" w:type="dxa"/>
          </w:tcPr>
          <w:p w14:paraId="605F383F" w14:textId="77777777" w:rsidR="00A67C5B" w:rsidRDefault="00A67C5B" w:rsidP="007D69DC">
            <w:pPr>
              <w:pStyle w:val="WLBody1"/>
              <w:spacing w:before="60" w:after="60"/>
              <w:rPr>
                <w:sz w:val="16"/>
                <w:szCs w:val="16"/>
              </w:rPr>
            </w:pPr>
            <w:r>
              <w:rPr>
                <w:sz w:val="16"/>
                <w:szCs w:val="16"/>
              </w:rPr>
              <w:t>5</w:t>
            </w:r>
          </w:p>
        </w:tc>
        <w:tc>
          <w:tcPr>
            <w:tcW w:w="8283" w:type="dxa"/>
          </w:tcPr>
          <w:p w14:paraId="3FFDB250" w14:textId="77777777" w:rsidR="00A67C5B" w:rsidRDefault="00A67C5B" w:rsidP="007D69DC">
            <w:pPr>
              <w:pStyle w:val="WLBody1"/>
              <w:spacing w:before="60" w:after="60"/>
              <w:rPr>
                <w:sz w:val="16"/>
                <w:szCs w:val="16"/>
              </w:rPr>
            </w:pPr>
          </w:p>
        </w:tc>
      </w:tr>
      <w:tr w:rsidR="00A67C5B" w:rsidRPr="00592362" w14:paraId="71CE1260" w14:textId="77777777" w:rsidTr="007D69DC">
        <w:tc>
          <w:tcPr>
            <w:tcW w:w="959" w:type="dxa"/>
          </w:tcPr>
          <w:p w14:paraId="7918AC2B" w14:textId="77777777" w:rsidR="00A67C5B" w:rsidRDefault="00A67C5B" w:rsidP="007D69DC">
            <w:pPr>
              <w:pStyle w:val="WLBody1"/>
              <w:spacing w:before="60" w:after="60"/>
              <w:rPr>
                <w:sz w:val="16"/>
                <w:szCs w:val="16"/>
              </w:rPr>
            </w:pPr>
            <w:r>
              <w:rPr>
                <w:sz w:val="16"/>
                <w:szCs w:val="16"/>
              </w:rPr>
              <w:t>6</w:t>
            </w:r>
          </w:p>
        </w:tc>
        <w:tc>
          <w:tcPr>
            <w:tcW w:w="8283" w:type="dxa"/>
          </w:tcPr>
          <w:p w14:paraId="4291E369" w14:textId="77777777" w:rsidR="00A67C5B" w:rsidRDefault="00A67C5B" w:rsidP="007D69DC">
            <w:pPr>
              <w:pStyle w:val="WLBody1"/>
              <w:spacing w:before="60" w:after="60"/>
              <w:rPr>
                <w:sz w:val="16"/>
                <w:szCs w:val="16"/>
              </w:rPr>
            </w:pPr>
          </w:p>
        </w:tc>
      </w:tr>
      <w:tr w:rsidR="00A67C5B" w:rsidRPr="00592362" w14:paraId="7A88AADC" w14:textId="77777777" w:rsidTr="007D69DC">
        <w:tc>
          <w:tcPr>
            <w:tcW w:w="959" w:type="dxa"/>
          </w:tcPr>
          <w:p w14:paraId="09A3E7E9" w14:textId="77777777" w:rsidR="00A67C5B" w:rsidRDefault="00A67C5B" w:rsidP="007D69DC">
            <w:pPr>
              <w:pStyle w:val="WLBody1"/>
              <w:spacing w:before="60" w:after="60"/>
              <w:rPr>
                <w:sz w:val="16"/>
                <w:szCs w:val="16"/>
              </w:rPr>
            </w:pPr>
            <w:r>
              <w:rPr>
                <w:sz w:val="16"/>
                <w:szCs w:val="16"/>
              </w:rPr>
              <w:t>7</w:t>
            </w:r>
          </w:p>
        </w:tc>
        <w:tc>
          <w:tcPr>
            <w:tcW w:w="8283" w:type="dxa"/>
          </w:tcPr>
          <w:p w14:paraId="70049302" w14:textId="77777777" w:rsidR="00A67C5B" w:rsidRDefault="00A67C5B" w:rsidP="007D69DC">
            <w:pPr>
              <w:pStyle w:val="WLBody1"/>
              <w:spacing w:before="60" w:after="60"/>
              <w:rPr>
                <w:sz w:val="16"/>
                <w:szCs w:val="16"/>
              </w:rPr>
            </w:pPr>
          </w:p>
        </w:tc>
      </w:tr>
    </w:tbl>
    <w:p w14:paraId="680FB2EE" w14:textId="77777777" w:rsidR="00A67C5B" w:rsidRDefault="00A67C5B" w:rsidP="00A67C5B">
      <w:pPr>
        <w:spacing w:before="240"/>
      </w:pPr>
      <w:r>
        <w:t>***********************************************</w:t>
      </w:r>
    </w:p>
    <w:p w14:paraId="3D503BCA" w14:textId="77777777" w:rsidR="00A67C5B" w:rsidRPr="009909ED" w:rsidRDefault="00A67C5B" w:rsidP="00A67C5B">
      <w:pPr>
        <w:pStyle w:val="Heading1"/>
        <w:rPr>
          <w:lang w:val="en-US"/>
        </w:rPr>
      </w:pPr>
      <w:r w:rsidRPr="32C8C76C">
        <w:rPr>
          <w:lang w:val="en-US"/>
        </w:rPr>
        <w:t>User Acceptance Tests</w:t>
      </w:r>
    </w:p>
    <w:p w14:paraId="4A127A5E" w14:textId="77777777" w:rsidR="00A67C5B" w:rsidRDefault="00A67C5B" w:rsidP="00A67C5B">
      <w:r w:rsidRPr="32C8C76C">
        <w:t>***********************************************</w:t>
      </w:r>
    </w:p>
    <w:p w14:paraId="41ED34A7" w14:textId="77777777" w:rsidR="00A67C5B" w:rsidRDefault="00A67C5B" w:rsidP="00A67C5B"/>
    <w:p w14:paraId="05A4F414" w14:textId="354DC573" w:rsidR="007D69DC" w:rsidRDefault="007D69DC"/>
    <w:p w14:paraId="433391F9" w14:textId="77777777" w:rsidR="001252CA" w:rsidRDefault="001252CA" w:rsidP="001252CA">
      <w:pPr>
        <w:spacing w:before="240"/>
      </w:pPr>
      <w:r>
        <w:lastRenderedPageBreak/>
        <w:t>***********************************************</w:t>
      </w:r>
    </w:p>
    <w:p w14:paraId="36E3F16B" w14:textId="66579756" w:rsidR="001252CA" w:rsidRPr="001252CA" w:rsidRDefault="00AB6989" w:rsidP="001252CA">
      <w:pPr>
        <w:pStyle w:val="Heading1"/>
        <w:rPr>
          <w:lang w:val="en-US"/>
        </w:rPr>
      </w:pPr>
      <w:r>
        <w:rPr>
          <w:lang w:val="en-US"/>
        </w:rPr>
        <w:t xml:space="preserve">Feedback </w:t>
      </w:r>
      <w:r w:rsidR="001252CA">
        <w:rPr>
          <w:lang w:val="en-US"/>
        </w:rPr>
        <w:t>Comments in Mails for C446</w:t>
      </w:r>
      <w:r>
        <w:rPr>
          <w:lang w:val="en-US"/>
        </w:rPr>
        <w:t xml:space="preserve"> during development</w:t>
      </w:r>
    </w:p>
    <w:p w14:paraId="78BA4376" w14:textId="771605A3" w:rsidR="001252CA" w:rsidRDefault="001252CA" w:rsidP="001252CA">
      <w:pPr>
        <w:pStyle w:val="ListParagraph"/>
        <w:numPr>
          <w:ilvl w:val="0"/>
          <w:numId w:val="12"/>
        </w:numPr>
        <w:spacing w:after="0" w:line="240" w:lineRule="auto"/>
        <w:contextualSpacing w:val="0"/>
        <w:rPr>
          <w:rFonts w:eastAsia="Times New Roman"/>
        </w:rPr>
      </w:pPr>
      <w:r>
        <w:rPr>
          <w:rFonts w:eastAsia="Times New Roman"/>
        </w:rPr>
        <w:t>Same logic as per C0177 is in placed as requested - if the user runs event on the same object as before a notification will popup that object already exist; and if the event is executed on the same CO line but input different object it moves previously created objects from one structure to another</w:t>
      </w:r>
      <w:r w:rsidR="00AB6989">
        <w:rPr>
          <w:rFonts w:eastAsia="Times New Roman"/>
        </w:rPr>
        <w:t xml:space="preserve"> (If object is changed then we need to update the ‘Belongs to field’ and move the object to correct place in equipment navigator)</w:t>
      </w:r>
    </w:p>
    <w:p w14:paraId="78D2A6F2" w14:textId="77777777" w:rsidR="001252CA" w:rsidRPr="001252CA" w:rsidRDefault="001252CA" w:rsidP="001252CA">
      <w:pPr>
        <w:rPr>
          <w:lang w:val="en-US"/>
        </w:rPr>
      </w:pPr>
    </w:p>
    <w:p w14:paraId="75113B37" w14:textId="21E993A1" w:rsidR="00AB6989" w:rsidRDefault="00AB6989" w:rsidP="00AB6989">
      <w:pPr>
        <w:pStyle w:val="ListParagraph"/>
        <w:numPr>
          <w:ilvl w:val="0"/>
          <w:numId w:val="13"/>
        </w:numPr>
        <w:spacing w:after="0" w:line="240" w:lineRule="auto"/>
        <w:contextualSpacing w:val="0"/>
        <w:rPr>
          <w:rFonts w:eastAsia="Times New Roman"/>
        </w:rPr>
      </w:pPr>
      <w:r>
        <w:rPr>
          <w:rFonts w:eastAsia="Times New Roman"/>
        </w:rPr>
        <w:t>Check for serviceable on site 2013 and check warranty on site 2012, can we make both checks on the same site to be consistent. Use 2012 for the checks but when it creates the object it is always in 2013. The check is just to check the serviceable flag.</w:t>
      </w:r>
    </w:p>
    <w:p w14:paraId="18D158DD" w14:textId="77777777" w:rsidR="00B223FE" w:rsidRDefault="00B223FE" w:rsidP="00B223FE">
      <w:pPr>
        <w:pStyle w:val="ListParagraph"/>
        <w:spacing w:after="0" w:line="240" w:lineRule="auto"/>
        <w:contextualSpacing w:val="0"/>
        <w:rPr>
          <w:rFonts w:eastAsia="Times New Roman"/>
        </w:rPr>
      </w:pPr>
    </w:p>
    <w:p w14:paraId="26168744" w14:textId="7F87112F" w:rsidR="00B223FE" w:rsidRDefault="00B223FE" w:rsidP="00B223FE">
      <w:pPr>
        <w:pStyle w:val="ListParagraph"/>
        <w:numPr>
          <w:ilvl w:val="0"/>
          <w:numId w:val="13"/>
        </w:numPr>
        <w:spacing w:after="0" w:line="240" w:lineRule="auto"/>
        <w:contextualSpacing w:val="0"/>
        <w:rPr>
          <w:rFonts w:eastAsia="Times New Roman"/>
        </w:rPr>
      </w:pPr>
      <w:r>
        <w:rPr>
          <w:rFonts w:eastAsia="Times New Roman"/>
        </w:rPr>
        <w:t>When equipment is created, do not need to populate Location ID field.</w:t>
      </w:r>
    </w:p>
    <w:p w14:paraId="7421BBF3" w14:textId="77777777" w:rsidR="00B223FE" w:rsidRPr="00B223FE" w:rsidRDefault="00B223FE" w:rsidP="00B223FE">
      <w:pPr>
        <w:pStyle w:val="ListParagraph"/>
        <w:rPr>
          <w:rFonts w:eastAsia="Times New Roman"/>
        </w:rPr>
      </w:pPr>
    </w:p>
    <w:p w14:paraId="7BAB4277" w14:textId="72E43F68" w:rsidR="00B223FE" w:rsidRPr="00B223FE" w:rsidRDefault="00B223FE" w:rsidP="00B223FE">
      <w:pPr>
        <w:spacing w:after="0" w:line="240" w:lineRule="auto"/>
        <w:rPr>
          <w:rFonts w:eastAsia="Times New Roman"/>
        </w:rPr>
      </w:pPr>
      <w:r>
        <w:rPr>
          <w:noProof/>
        </w:rPr>
        <w:drawing>
          <wp:inline distT="0" distB="0" distL="0" distR="0" wp14:anchorId="130503F7" wp14:editId="437D71E2">
            <wp:extent cx="5691398" cy="3017210"/>
            <wp:effectExtent l="0" t="0" r="508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693237" cy="3018185"/>
                    </a:xfrm>
                    <a:prstGeom prst="rect">
                      <a:avLst/>
                    </a:prstGeom>
                    <a:noFill/>
                    <a:ln>
                      <a:noFill/>
                    </a:ln>
                  </pic:spPr>
                </pic:pic>
              </a:graphicData>
            </a:graphic>
          </wp:inline>
        </w:drawing>
      </w:r>
    </w:p>
    <w:p w14:paraId="488B8F49" w14:textId="77777777" w:rsidR="00B223FE" w:rsidRDefault="00B223FE" w:rsidP="00B223FE">
      <w:pPr>
        <w:pStyle w:val="ListParagraph"/>
        <w:spacing w:after="0" w:line="240" w:lineRule="auto"/>
        <w:contextualSpacing w:val="0"/>
        <w:rPr>
          <w:rFonts w:eastAsia="Times New Roman"/>
        </w:rPr>
      </w:pPr>
    </w:p>
    <w:p w14:paraId="039C9D41" w14:textId="3E86BD73" w:rsidR="001252CA" w:rsidRDefault="001252CA"/>
    <w:p w14:paraId="521EB028" w14:textId="16302A41" w:rsidR="00B223FE" w:rsidRPr="00B223FE" w:rsidRDefault="00B223FE" w:rsidP="00B223FE">
      <w:pPr>
        <w:pStyle w:val="ListParagraph"/>
        <w:numPr>
          <w:ilvl w:val="0"/>
          <w:numId w:val="15"/>
        </w:numPr>
      </w:pPr>
      <w:r w:rsidRPr="00B223FE">
        <w:rPr>
          <w:rFonts w:eastAsia="Times New Roman"/>
        </w:rPr>
        <w:t xml:space="preserve">Event created 5 serial objects and subscription part </w:t>
      </w:r>
      <w:r w:rsidR="003D1058">
        <w:rPr>
          <w:rFonts w:eastAsia="Times New Roman"/>
        </w:rPr>
        <w:t>should connect</w:t>
      </w:r>
      <w:r w:rsidRPr="00B223FE">
        <w:rPr>
          <w:rFonts w:eastAsia="Times New Roman"/>
        </w:rPr>
        <w:t xml:space="preserve"> to all 5.</w:t>
      </w:r>
    </w:p>
    <w:p w14:paraId="3F700839" w14:textId="65354497" w:rsidR="00B223FE" w:rsidRDefault="00B223FE" w:rsidP="00B223FE">
      <w:r>
        <w:rPr>
          <w:noProof/>
        </w:rPr>
        <w:lastRenderedPageBreak/>
        <w:drawing>
          <wp:inline distT="0" distB="0" distL="0" distR="0" wp14:anchorId="274FA9D9" wp14:editId="3F24E3ED">
            <wp:extent cx="5731510" cy="2283460"/>
            <wp:effectExtent l="0" t="0" r="2540" b="254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731510" cy="2283460"/>
                    </a:xfrm>
                    <a:prstGeom prst="rect">
                      <a:avLst/>
                    </a:prstGeom>
                    <a:noFill/>
                    <a:ln>
                      <a:noFill/>
                    </a:ln>
                  </pic:spPr>
                </pic:pic>
              </a:graphicData>
            </a:graphic>
          </wp:inline>
        </w:drawing>
      </w:r>
    </w:p>
    <w:p w14:paraId="42D01720" w14:textId="75D5E55C" w:rsidR="00274FF4" w:rsidRDefault="00274FF4" w:rsidP="00B223FE"/>
    <w:p w14:paraId="29CCE1AD" w14:textId="33FA6903" w:rsidR="00DD2B18" w:rsidRDefault="00DD2B18" w:rsidP="00B223FE"/>
    <w:p w14:paraId="289B76A7" w14:textId="6F23A0FC" w:rsidR="00DD2B18" w:rsidRDefault="00DD2B18" w:rsidP="00B223FE"/>
    <w:p w14:paraId="44E3C5DA" w14:textId="712A2205" w:rsidR="00DD2B18" w:rsidRDefault="00DD2B18" w:rsidP="00B223FE"/>
    <w:p w14:paraId="7868143F" w14:textId="4BDDAD99" w:rsidR="00DD2B18" w:rsidRDefault="00DD2B18" w:rsidP="00B223FE"/>
    <w:p w14:paraId="1259920A" w14:textId="114439BD" w:rsidR="00DD2B18" w:rsidRDefault="00DD2B18" w:rsidP="00B223FE"/>
    <w:p w14:paraId="0167D2AB" w14:textId="070996C8" w:rsidR="00DD2B18" w:rsidRDefault="00DD2B18" w:rsidP="00B223FE"/>
    <w:p w14:paraId="15EA3407" w14:textId="54DAA674" w:rsidR="00DD2B18" w:rsidRDefault="00DD2B18" w:rsidP="00B223FE"/>
    <w:p w14:paraId="63309149" w14:textId="59427748" w:rsidR="00DD2B18" w:rsidRDefault="00DD2B18" w:rsidP="00B223FE"/>
    <w:p w14:paraId="65E6F639" w14:textId="6880C637" w:rsidR="00DD2B18" w:rsidRDefault="00DD2B18" w:rsidP="00B223FE"/>
    <w:p w14:paraId="2F412032" w14:textId="707CED70" w:rsidR="00DD2B18" w:rsidRDefault="00DD2B18" w:rsidP="00B223FE"/>
    <w:p w14:paraId="03ADC246" w14:textId="3C02B027" w:rsidR="00DD2B18" w:rsidRDefault="00DD2B18" w:rsidP="00B223FE"/>
    <w:p w14:paraId="4E2C8EE6" w14:textId="1E72F961" w:rsidR="00DD2B18" w:rsidRDefault="00DD2B18" w:rsidP="00B223FE"/>
    <w:p w14:paraId="3BD5C053" w14:textId="124011F0" w:rsidR="00DD2B18" w:rsidRDefault="00DD2B18" w:rsidP="00B223FE"/>
    <w:p w14:paraId="3EFCD93D" w14:textId="0526C3B8" w:rsidR="00DD2B18" w:rsidRDefault="00DD2B18" w:rsidP="00B223FE"/>
    <w:p w14:paraId="3B2F130E" w14:textId="17FAD62E" w:rsidR="00DD2B18" w:rsidRDefault="00DD2B18" w:rsidP="00B223FE"/>
    <w:p w14:paraId="0CF7713D" w14:textId="0BBFF26D" w:rsidR="00DD2B18" w:rsidRDefault="00DD2B18" w:rsidP="00B223FE"/>
    <w:p w14:paraId="5DC3FB17" w14:textId="428483BD" w:rsidR="00DD2B18" w:rsidRDefault="00DD2B18" w:rsidP="00B223FE"/>
    <w:p w14:paraId="70BEB017" w14:textId="5E7658AA" w:rsidR="00DD2B18" w:rsidRDefault="00DD2B18" w:rsidP="00B223FE"/>
    <w:p w14:paraId="7D346AC3" w14:textId="5EF0C874" w:rsidR="00DD2B18" w:rsidRDefault="00DD2B18" w:rsidP="00B223FE"/>
    <w:p w14:paraId="5646EFAB" w14:textId="7A6551AD" w:rsidR="00DD2B18" w:rsidRDefault="00DD2B18" w:rsidP="00B223FE"/>
    <w:p w14:paraId="1BFB62E5" w14:textId="77777777" w:rsidR="00DD2B18" w:rsidRDefault="00DD2B18" w:rsidP="00B223FE"/>
    <w:p w14:paraId="44622E50" w14:textId="676A113C" w:rsidR="00274FF4" w:rsidRPr="001252CA" w:rsidRDefault="00274FF4" w:rsidP="00274FF4">
      <w:pPr>
        <w:pStyle w:val="Heading1"/>
        <w:rPr>
          <w:lang w:val="en-US"/>
        </w:rPr>
      </w:pPr>
      <w:r>
        <w:rPr>
          <w:lang w:val="en-US"/>
        </w:rPr>
        <w:lastRenderedPageBreak/>
        <w:t>Delivery Notes</w:t>
      </w:r>
    </w:p>
    <w:p w14:paraId="719FB18F" w14:textId="5E9B7710" w:rsidR="00375536" w:rsidRDefault="00375536" w:rsidP="009C63A2">
      <w:pPr>
        <w:pStyle w:val="ListParagraph"/>
        <w:numPr>
          <w:ilvl w:val="0"/>
          <w:numId w:val="15"/>
        </w:numPr>
        <w:rPr>
          <w:rFonts w:ascii="Calibri" w:eastAsia="Times New Roman" w:hAnsi="Calibri" w:cs="Calibri"/>
          <w:color w:val="000000"/>
        </w:rPr>
      </w:pPr>
      <w:r>
        <w:t xml:space="preserve">Package - </w:t>
      </w:r>
      <w:r w:rsidRPr="009C63A2">
        <w:rPr>
          <w:rFonts w:ascii="Calibri" w:eastAsia="Times New Roman" w:hAnsi="Calibri" w:cs="Calibri"/>
          <w:color w:val="000000"/>
        </w:rPr>
        <w:t>EA_SERVICES</w:t>
      </w:r>
    </w:p>
    <w:p w14:paraId="0D337E07" w14:textId="77777777" w:rsidR="008F168A" w:rsidRPr="009C63A2" w:rsidRDefault="008F168A" w:rsidP="008F168A">
      <w:pPr>
        <w:pStyle w:val="ListParagraph"/>
        <w:rPr>
          <w:rFonts w:ascii="Calibri" w:eastAsia="Times New Roman" w:hAnsi="Calibri" w:cs="Calibri"/>
          <w:color w:val="000000"/>
        </w:rPr>
      </w:pPr>
    </w:p>
    <w:p w14:paraId="2CFE8F14" w14:textId="38EA7981" w:rsidR="00375536" w:rsidRDefault="00375536" w:rsidP="009C63A2">
      <w:pPr>
        <w:pStyle w:val="ListParagraph"/>
        <w:numPr>
          <w:ilvl w:val="0"/>
          <w:numId w:val="15"/>
        </w:numPr>
      </w:pPr>
      <w:r>
        <w:t>Permission Sets – IFS_ALL</w:t>
      </w:r>
    </w:p>
    <w:p w14:paraId="504B345A" w14:textId="77777777" w:rsidR="005A6292" w:rsidRDefault="005A6292" w:rsidP="005A6292">
      <w:pPr>
        <w:pStyle w:val="ListParagraph"/>
      </w:pPr>
    </w:p>
    <w:p w14:paraId="0B5F0373" w14:textId="45A19130" w:rsidR="008F1014" w:rsidRDefault="003D1058" w:rsidP="008F1014">
      <w:pPr>
        <w:pStyle w:val="ListParagraph"/>
        <w:numPr>
          <w:ilvl w:val="0"/>
          <w:numId w:val="15"/>
        </w:numPr>
      </w:pPr>
      <w:r>
        <w:t xml:space="preserve">Custom Menu – Load Parts to Objects. </w:t>
      </w:r>
    </w:p>
    <w:p w14:paraId="0FDA9718" w14:textId="77777777" w:rsidR="008F1014" w:rsidRDefault="008F1014" w:rsidP="008F1014">
      <w:pPr>
        <w:pStyle w:val="ListParagraph"/>
      </w:pPr>
    </w:p>
    <w:p w14:paraId="624BC53D" w14:textId="6F686F3E" w:rsidR="008F1014" w:rsidRDefault="0016706E" w:rsidP="008F1014">
      <w:pPr>
        <w:pStyle w:val="ListParagraph"/>
      </w:pPr>
      <w:r>
        <w:t>Note: -</w:t>
      </w:r>
      <w:r w:rsidR="008F1014">
        <w:t xml:space="preserve"> If the Menu </w:t>
      </w:r>
      <w:r w:rsidR="00DD2B18">
        <w:t>is not</w:t>
      </w:r>
      <w:r w:rsidR="008F1014">
        <w:t xml:space="preserve"> available on the Customer Order Window, check if the event is approved and published and then reload configurations on the Customer Order Window.</w:t>
      </w:r>
    </w:p>
    <w:p w14:paraId="3236F168" w14:textId="00D7DFED" w:rsidR="00E21454" w:rsidRDefault="00E21454" w:rsidP="008F1014">
      <w:pPr>
        <w:pStyle w:val="ListParagraph"/>
      </w:pPr>
    </w:p>
    <w:p w14:paraId="74B642F6" w14:textId="6D543495" w:rsidR="00E21454" w:rsidRDefault="00E21454" w:rsidP="00E21454">
      <w:pPr>
        <w:pStyle w:val="ListParagraph"/>
        <w:numPr>
          <w:ilvl w:val="0"/>
          <w:numId w:val="15"/>
        </w:numPr>
      </w:pPr>
      <w:r>
        <w:t xml:space="preserve">Custom Fields </w:t>
      </w:r>
      <w:r w:rsidR="00312F17">
        <w:t>shown below (</w:t>
      </w:r>
      <w:r w:rsidR="00312F17" w:rsidRPr="00312F17">
        <w:t>In</w:t>
      </w:r>
      <w:r w:rsidR="00312F17" w:rsidRPr="00312F17">
        <w:rPr>
          <w:rFonts w:ascii="Calibri" w:eastAsia="Times New Roman" w:hAnsi="Calibri" w:cs="Calibri"/>
          <w:color w:val="000000"/>
        </w:rPr>
        <w:t xml:space="preserve"> </w:t>
      </w:r>
      <w:r w:rsidR="00312F17" w:rsidRPr="009C63A2">
        <w:rPr>
          <w:rFonts w:ascii="Calibri" w:eastAsia="Times New Roman" w:hAnsi="Calibri" w:cs="Calibri"/>
          <w:color w:val="000000"/>
        </w:rPr>
        <w:t>EA_</w:t>
      </w:r>
      <w:r w:rsidR="00312F17" w:rsidRPr="009C63A2">
        <w:rPr>
          <w:rFonts w:ascii="Calibri" w:eastAsia="Times New Roman" w:hAnsi="Calibri" w:cs="Calibri"/>
          <w:color w:val="000000"/>
        </w:rPr>
        <w:t>SERVICES</w:t>
      </w:r>
      <w:r w:rsidR="00312F17" w:rsidRPr="00312F17">
        <w:t>)</w:t>
      </w:r>
      <w:r w:rsidR="00312F17">
        <w:t xml:space="preserve"> </w:t>
      </w:r>
      <w:r w:rsidR="00312F17" w:rsidRPr="00312F17">
        <w:t>should</w:t>
      </w:r>
      <w:r w:rsidR="00312F17">
        <w:t xml:space="preserve"> be approved, </w:t>
      </w:r>
      <w:r w:rsidR="0051106A">
        <w:t>published,</w:t>
      </w:r>
      <w:r w:rsidR="00312F17">
        <w:t xml:space="preserve"> and </w:t>
      </w:r>
      <w:r w:rsidR="0051106A">
        <w:t>synced.</w:t>
      </w:r>
    </w:p>
    <w:p w14:paraId="29F0EE27" w14:textId="2ACBE51B" w:rsidR="008F1014" w:rsidRDefault="00312F17" w:rsidP="00312F17">
      <w:r>
        <w:rPr>
          <w:noProof/>
        </w:rPr>
        <w:drawing>
          <wp:inline distT="0" distB="0" distL="0" distR="0" wp14:anchorId="6B2115F9" wp14:editId="02E6BE29">
            <wp:extent cx="5731510" cy="1227455"/>
            <wp:effectExtent l="19050" t="19050" r="21590" b="1079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0"/>
                    <a:stretch>
                      <a:fillRect/>
                    </a:stretch>
                  </pic:blipFill>
                  <pic:spPr>
                    <a:xfrm>
                      <a:off x="0" y="0"/>
                      <a:ext cx="5731510" cy="1227455"/>
                    </a:xfrm>
                    <a:prstGeom prst="rect">
                      <a:avLst/>
                    </a:prstGeom>
                    <a:ln w="3175">
                      <a:solidFill>
                        <a:schemeClr val="tx1"/>
                      </a:solidFill>
                    </a:ln>
                  </pic:spPr>
                </pic:pic>
              </a:graphicData>
            </a:graphic>
          </wp:inline>
        </w:drawing>
      </w:r>
    </w:p>
    <w:p w14:paraId="128A1B6D" w14:textId="4A43CEAB" w:rsidR="008F1014" w:rsidRDefault="0051106A" w:rsidP="0051106A">
      <w:pPr>
        <w:pStyle w:val="ListParagraph"/>
        <w:numPr>
          <w:ilvl w:val="0"/>
          <w:numId w:val="15"/>
        </w:numPr>
      </w:pPr>
      <w:r>
        <w:t>Following</w:t>
      </w:r>
      <w:r w:rsidR="00A248A5">
        <w:t xml:space="preserve"> </w:t>
      </w:r>
      <w:r w:rsidR="00A248A5">
        <w:t>(</w:t>
      </w:r>
      <w:r w:rsidR="00A248A5" w:rsidRPr="00312F17">
        <w:t>In</w:t>
      </w:r>
      <w:r w:rsidR="00A248A5" w:rsidRPr="00312F17">
        <w:rPr>
          <w:rFonts w:ascii="Calibri" w:eastAsia="Times New Roman" w:hAnsi="Calibri" w:cs="Calibri"/>
          <w:color w:val="000000"/>
        </w:rPr>
        <w:t xml:space="preserve"> </w:t>
      </w:r>
      <w:r w:rsidR="00A248A5" w:rsidRPr="009C63A2">
        <w:rPr>
          <w:rFonts w:ascii="Calibri" w:eastAsia="Times New Roman" w:hAnsi="Calibri" w:cs="Calibri"/>
          <w:color w:val="000000"/>
        </w:rPr>
        <w:t>EA_SERVICES</w:t>
      </w:r>
      <w:r w:rsidR="00A248A5" w:rsidRPr="00312F17">
        <w:t>)</w:t>
      </w:r>
      <w:r w:rsidR="00A248A5">
        <w:t xml:space="preserve"> </w:t>
      </w:r>
      <w:r>
        <w:t>custom events and custom event actions need to be approve</w:t>
      </w:r>
      <w:r w:rsidR="00DD2B18">
        <w:t>d</w:t>
      </w:r>
      <w:r>
        <w:t xml:space="preserve">, </w:t>
      </w:r>
      <w:r w:rsidR="00DD2B18">
        <w:t>published,</w:t>
      </w:r>
      <w:r>
        <w:t xml:space="preserve"> and </w:t>
      </w:r>
      <w:r w:rsidR="00DD2B18">
        <w:t>synced.</w:t>
      </w:r>
    </w:p>
    <w:p w14:paraId="11ED98DE" w14:textId="09622482" w:rsidR="00FA143B" w:rsidRDefault="00DD2B18" w:rsidP="00DD2B18">
      <w:r>
        <w:rPr>
          <w:noProof/>
        </w:rPr>
        <w:drawing>
          <wp:inline distT="0" distB="0" distL="0" distR="0" wp14:anchorId="4558F515" wp14:editId="2032972A">
            <wp:extent cx="5731510" cy="2639695"/>
            <wp:effectExtent l="19050" t="19050" r="21590" b="27305"/>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stretch>
                      <a:fillRect/>
                    </a:stretch>
                  </pic:blipFill>
                  <pic:spPr>
                    <a:xfrm>
                      <a:off x="0" y="0"/>
                      <a:ext cx="5731510" cy="2639695"/>
                    </a:xfrm>
                    <a:prstGeom prst="rect">
                      <a:avLst/>
                    </a:prstGeom>
                    <a:ln w="3175">
                      <a:solidFill>
                        <a:schemeClr val="tx1"/>
                      </a:solidFill>
                    </a:ln>
                  </pic:spPr>
                </pic:pic>
              </a:graphicData>
            </a:graphic>
          </wp:inline>
        </w:drawing>
      </w:r>
    </w:p>
    <w:p w14:paraId="7135174C" w14:textId="77777777" w:rsidR="00FA143B" w:rsidRDefault="00FA143B" w:rsidP="00A248A5">
      <w:pPr>
        <w:pStyle w:val="ListParagraph"/>
        <w:numPr>
          <w:ilvl w:val="0"/>
          <w:numId w:val="15"/>
        </w:numPr>
      </w:pPr>
      <w:r>
        <w:t xml:space="preserve">DB Util Package </w:t>
      </w:r>
      <w:proofErr w:type="gramStart"/>
      <w:r>
        <w:t xml:space="preserve">-  </w:t>
      </w:r>
      <w:proofErr w:type="spellStart"/>
      <w:r w:rsidRPr="00FA143B">
        <w:t>C</w:t>
      </w:r>
      <w:proofErr w:type="gramEnd"/>
      <w:r w:rsidRPr="00FA143B">
        <w:t>_EA_Customization_Util_API</w:t>
      </w:r>
      <w:proofErr w:type="spellEnd"/>
      <w:r w:rsidRPr="00FA143B">
        <w:t>.</w:t>
      </w:r>
    </w:p>
    <w:p w14:paraId="3C83F7A1" w14:textId="77777777" w:rsidR="00FA143B" w:rsidRDefault="00FA143B" w:rsidP="00A248A5">
      <w:pPr>
        <w:ind w:left="1080"/>
      </w:pPr>
      <w:r>
        <w:t xml:space="preserve">The following methods need to exist in the </w:t>
      </w:r>
      <w:proofErr w:type="gramStart"/>
      <w:r>
        <w:t>API</w:t>
      </w:r>
      <w:proofErr w:type="gramEnd"/>
    </w:p>
    <w:p w14:paraId="632E5B03" w14:textId="43A0E2BC" w:rsidR="00FA143B" w:rsidRDefault="00FA143B" w:rsidP="00A248A5">
      <w:pPr>
        <w:pStyle w:val="ListParagraph"/>
        <w:numPr>
          <w:ilvl w:val="0"/>
          <w:numId w:val="18"/>
        </w:numPr>
        <w:ind w:left="1800"/>
      </w:pPr>
      <w:proofErr w:type="spellStart"/>
      <w:r>
        <w:t>Create_Equipment_Object</w:t>
      </w:r>
      <w:proofErr w:type="spellEnd"/>
      <w:r>
        <w:t>__</w:t>
      </w:r>
    </w:p>
    <w:p w14:paraId="54EE5C5D" w14:textId="0E27289B" w:rsidR="00FA143B" w:rsidRDefault="00FA143B" w:rsidP="00A248A5">
      <w:pPr>
        <w:pStyle w:val="ListParagraph"/>
        <w:numPr>
          <w:ilvl w:val="0"/>
          <w:numId w:val="18"/>
        </w:numPr>
        <w:ind w:left="1800"/>
      </w:pPr>
      <w:proofErr w:type="spellStart"/>
      <w:r w:rsidRPr="00FA143B">
        <w:t>Create_Functional_Object</w:t>
      </w:r>
      <w:proofErr w:type="spellEnd"/>
      <w:r w:rsidRPr="00FA143B">
        <w:t>_</w:t>
      </w:r>
    </w:p>
    <w:p w14:paraId="0F4D81C7" w14:textId="3712B0F8" w:rsidR="00FA143B" w:rsidRDefault="00FA143B" w:rsidP="00A248A5">
      <w:pPr>
        <w:pStyle w:val="ListParagraph"/>
        <w:numPr>
          <w:ilvl w:val="0"/>
          <w:numId w:val="18"/>
        </w:numPr>
        <w:ind w:left="1800"/>
      </w:pPr>
      <w:proofErr w:type="spellStart"/>
      <w:r w:rsidRPr="00FA143B">
        <w:t>Create_Serial_Object</w:t>
      </w:r>
      <w:proofErr w:type="spellEnd"/>
      <w:r w:rsidRPr="00FA143B">
        <w:t>__</w:t>
      </w:r>
    </w:p>
    <w:sectPr w:rsidR="00FA14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571"/>
    <w:multiLevelType w:val="hybridMultilevel"/>
    <w:tmpl w:val="4CB88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5171F9"/>
    <w:multiLevelType w:val="hybridMultilevel"/>
    <w:tmpl w:val="4D90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0657AB"/>
    <w:multiLevelType w:val="hybridMultilevel"/>
    <w:tmpl w:val="0A827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614F9E"/>
    <w:multiLevelType w:val="hybridMultilevel"/>
    <w:tmpl w:val="2C202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73D1C"/>
    <w:multiLevelType w:val="hybridMultilevel"/>
    <w:tmpl w:val="2884BA4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A304E3A"/>
    <w:multiLevelType w:val="hybridMultilevel"/>
    <w:tmpl w:val="B386C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30285"/>
    <w:multiLevelType w:val="hybridMultilevel"/>
    <w:tmpl w:val="C6DEB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F3092"/>
    <w:multiLevelType w:val="hybridMultilevel"/>
    <w:tmpl w:val="340E4BF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F820D0"/>
    <w:multiLevelType w:val="hybridMultilevel"/>
    <w:tmpl w:val="EA569E2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9" w15:restartNumberingAfterBreak="0">
    <w:nsid w:val="4A9C7E25"/>
    <w:multiLevelType w:val="hybridMultilevel"/>
    <w:tmpl w:val="5DD406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52B53EA2"/>
    <w:multiLevelType w:val="hybridMultilevel"/>
    <w:tmpl w:val="27847F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5F213126"/>
    <w:multiLevelType w:val="hybridMultilevel"/>
    <w:tmpl w:val="6E1EE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BD1B00"/>
    <w:multiLevelType w:val="multilevel"/>
    <w:tmpl w:val="C3DC780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16D52CE"/>
    <w:multiLevelType w:val="hybridMultilevel"/>
    <w:tmpl w:val="DBAAB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9350D5"/>
    <w:multiLevelType w:val="hybridMultilevel"/>
    <w:tmpl w:val="3A7645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779C6A21"/>
    <w:multiLevelType w:val="hybridMultilevel"/>
    <w:tmpl w:val="76D2ED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791434E5"/>
    <w:multiLevelType w:val="hybridMultilevel"/>
    <w:tmpl w:val="F8F698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9D07068"/>
    <w:multiLevelType w:val="hybridMultilevel"/>
    <w:tmpl w:val="2CCC1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7"/>
  </w:num>
  <w:num w:numId="4">
    <w:abstractNumId w:val="6"/>
  </w:num>
  <w:num w:numId="5">
    <w:abstractNumId w:val="3"/>
  </w:num>
  <w:num w:numId="6">
    <w:abstractNumId w:val="5"/>
  </w:num>
  <w:num w:numId="7">
    <w:abstractNumId w:val="13"/>
  </w:num>
  <w:num w:numId="8">
    <w:abstractNumId w:val="11"/>
  </w:num>
  <w:num w:numId="9">
    <w:abstractNumId w:val="16"/>
  </w:num>
  <w:num w:numId="10">
    <w:abstractNumId w:val="8"/>
  </w:num>
  <w:num w:numId="11">
    <w:abstractNumId w:val="1"/>
  </w:num>
  <w:num w:numId="12">
    <w:abstractNumId w:val="10"/>
  </w:num>
  <w:num w:numId="13">
    <w:abstractNumId w:val="9"/>
  </w:num>
  <w:num w:numId="14">
    <w:abstractNumId w:val="14"/>
  </w:num>
  <w:num w:numId="15">
    <w:abstractNumId w:val="0"/>
  </w:num>
  <w:num w:numId="16">
    <w:abstractNumId w:val="4"/>
  </w:num>
  <w:num w:numId="17">
    <w:abstractNumId w:val="1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5B"/>
    <w:rsid w:val="00003C7B"/>
    <w:rsid w:val="0001016F"/>
    <w:rsid w:val="00022CD8"/>
    <w:rsid w:val="000244B3"/>
    <w:rsid w:val="00040A6C"/>
    <w:rsid w:val="00047A2A"/>
    <w:rsid w:val="00051574"/>
    <w:rsid w:val="00064A45"/>
    <w:rsid w:val="000717B4"/>
    <w:rsid w:val="00072D28"/>
    <w:rsid w:val="000A5DD5"/>
    <w:rsid w:val="000C1779"/>
    <w:rsid w:val="000C2B35"/>
    <w:rsid w:val="000D4C08"/>
    <w:rsid w:val="0010249A"/>
    <w:rsid w:val="001252CA"/>
    <w:rsid w:val="00151FF1"/>
    <w:rsid w:val="00162C73"/>
    <w:rsid w:val="0016706E"/>
    <w:rsid w:val="00173450"/>
    <w:rsid w:val="00186646"/>
    <w:rsid w:val="0019292C"/>
    <w:rsid w:val="00193E26"/>
    <w:rsid w:val="00195F25"/>
    <w:rsid w:val="001E357D"/>
    <w:rsid w:val="00202BBE"/>
    <w:rsid w:val="002201B7"/>
    <w:rsid w:val="00221BFF"/>
    <w:rsid w:val="00237CD3"/>
    <w:rsid w:val="002421AA"/>
    <w:rsid w:val="0025257B"/>
    <w:rsid w:val="002578E3"/>
    <w:rsid w:val="002608DC"/>
    <w:rsid w:val="002626DF"/>
    <w:rsid w:val="00274FF4"/>
    <w:rsid w:val="00276387"/>
    <w:rsid w:val="00284544"/>
    <w:rsid w:val="00292547"/>
    <w:rsid w:val="00295EEE"/>
    <w:rsid w:val="002B2D7C"/>
    <w:rsid w:val="002C4007"/>
    <w:rsid w:val="002C6E74"/>
    <w:rsid w:val="002D202B"/>
    <w:rsid w:val="002E249C"/>
    <w:rsid w:val="0030667F"/>
    <w:rsid w:val="00310C88"/>
    <w:rsid w:val="00312F17"/>
    <w:rsid w:val="00346355"/>
    <w:rsid w:val="003578C2"/>
    <w:rsid w:val="0036491E"/>
    <w:rsid w:val="00365299"/>
    <w:rsid w:val="00373F8D"/>
    <w:rsid w:val="00375536"/>
    <w:rsid w:val="00394AA5"/>
    <w:rsid w:val="003A2795"/>
    <w:rsid w:val="003A396D"/>
    <w:rsid w:val="003A435E"/>
    <w:rsid w:val="003C08EA"/>
    <w:rsid w:val="003D1058"/>
    <w:rsid w:val="003E3DC2"/>
    <w:rsid w:val="003F765D"/>
    <w:rsid w:val="004278C8"/>
    <w:rsid w:val="0045355D"/>
    <w:rsid w:val="00464944"/>
    <w:rsid w:val="00465D7F"/>
    <w:rsid w:val="00470BAF"/>
    <w:rsid w:val="004734A8"/>
    <w:rsid w:val="00481E4F"/>
    <w:rsid w:val="00481ED2"/>
    <w:rsid w:val="004A042E"/>
    <w:rsid w:val="004C3333"/>
    <w:rsid w:val="004C5717"/>
    <w:rsid w:val="004F7E78"/>
    <w:rsid w:val="00500A2E"/>
    <w:rsid w:val="005011A9"/>
    <w:rsid w:val="00505EE2"/>
    <w:rsid w:val="0051106A"/>
    <w:rsid w:val="00542F2A"/>
    <w:rsid w:val="005452E1"/>
    <w:rsid w:val="0055789C"/>
    <w:rsid w:val="005625C8"/>
    <w:rsid w:val="00594E27"/>
    <w:rsid w:val="005A6292"/>
    <w:rsid w:val="005E0BF4"/>
    <w:rsid w:val="005E57CA"/>
    <w:rsid w:val="005F598D"/>
    <w:rsid w:val="00610DB9"/>
    <w:rsid w:val="00613C02"/>
    <w:rsid w:val="00621497"/>
    <w:rsid w:val="00634291"/>
    <w:rsid w:val="00637315"/>
    <w:rsid w:val="006502CE"/>
    <w:rsid w:val="00661ED8"/>
    <w:rsid w:val="006B63B3"/>
    <w:rsid w:val="006C0EE6"/>
    <w:rsid w:val="006C74B8"/>
    <w:rsid w:val="006F028D"/>
    <w:rsid w:val="006F44B8"/>
    <w:rsid w:val="007720CB"/>
    <w:rsid w:val="007871C4"/>
    <w:rsid w:val="00787891"/>
    <w:rsid w:val="007A34B5"/>
    <w:rsid w:val="007A4533"/>
    <w:rsid w:val="007B6828"/>
    <w:rsid w:val="007D5FAF"/>
    <w:rsid w:val="007D69DC"/>
    <w:rsid w:val="007F743E"/>
    <w:rsid w:val="00801EA1"/>
    <w:rsid w:val="0080379C"/>
    <w:rsid w:val="008176C5"/>
    <w:rsid w:val="008254F9"/>
    <w:rsid w:val="008336A0"/>
    <w:rsid w:val="00834127"/>
    <w:rsid w:val="008407D6"/>
    <w:rsid w:val="00843CCF"/>
    <w:rsid w:val="00856412"/>
    <w:rsid w:val="00857028"/>
    <w:rsid w:val="00861CC5"/>
    <w:rsid w:val="00873B2E"/>
    <w:rsid w:val="00873E38"/>
    <w:rsid w:val="008B26D0"/>
    <w:rsid w:val="008D3A66"/>
    <w:rsid w:val="008D753E"/>
    <w:rsid w:val="008E685E"/>
    <w:rsid w:val="008F1014"/>
    <w:rsid w:val="008F168A"/>
    <w:rsid w:val="008F22B8"/>
    <w:rsid w:val="008F3268"/>
    <w:rsid w:val="00901D1D"/>
    <w:rsid w:val="00923B6D"/>
    <w:rsid w:val="00965BEA"/>
    <w:rsid w:val="00985904"/>
    <w:rsid w:val="009B09AE"/>
    <w:rsid w:val="009C0A51"/>
    <w:rsid w:val="009C63A2"/>
    <w:rsid w:val="009D34DB"/>
    <w:rsid w:val="009E7560"/>
    <w:rsid w:val="00A1678A"/>
    <w:rsid w:val="00A16A5F"/>
    <w:rsid w:val="00A248A5"/>
    <w:rsid w:val="00A32673"/>
    <w:rsid w:val="00A43059"/>
    <w:rsid w:val="00A47D49"/>
    <w:rsid w:val="00A6267D"/>
    <w:rsid w:val="00A63579"/>
    <w:rsid w:val="00A67C5B"/>
    <w:rsid w:val="00A77492"/>
    <w:rsid w:val="00A8136F"/>
    <w:rsid w:val="00A842B3"/>
    <w:rsid w:val="00A93595"/>
    <w:rsid w:val="00A94C6A"/>
    <w:rsid w:val="00A96B2F"/>
    <w:rsid w:val="00AA5BFB"/>
    <w:rsid w:val="00AA5DE2"/>
    <w:rsid w:val="00AB6989"/>
    <w:rsid w:val="00AB6B50"/>
    <w:rsid w:val="00AF2B28"/>
    <w:rsid w:val="00AF7F8E"/>
    <w:rsid w:val="00B113C0"/>
    <w:rsid w:val="00B21FA3"/>
    <w:rsid w:val="00B223FE"/>
    <w:rsid w:val="00B2301E"/>
    <w:rsid w:val="00B36141"/>
    <w:rsid w:val="00B51A16"/>
    <w:rsid w:val="00B72A1B"/>
    <w:rsid w:val="00BA331A"/>
    <w:rsid w:val="00C128E6"/>
    <w:rsid w:val="00C14D06"/>
    <w:rsid w:val="00C17EF5"/>
    <w:rsid w:val="00C21753"/>
    <w:rsid w:val="00C27359"/>
    <w:rsid w:val="00C5060F"/>
    <w:rsid w:val="00C52A04"/>
    <w:rsid w:val="00C6294E"/>
    <w:rsid w:val="00C91A6F"/>
    <w:rsid w:val="00CB10F7"/>
    <w:rsid w:val="00CB478C"/>
    <w:rsid w:val="00CC2C95"/>
    <w:rsid w:val="00CC3DB9"/>
    <w:rsid w:val="00CD11D2"/>
    <w:rsid w:val="00D23D60"/>
    <w:rsid w:val="00D452EB"/>
    <w:rsid w:val="00D502A0"/>
    <w:rsid w:val="00D66A51"/>
    <w:rsid w:val="00D73791"/>
    <w:rsid w:val="00D753FC"/>
    <w:rsid w:val="00DB1426"/>
    <w:rsid w:val="00DB649F"/>
    <w:rsid w:val="00DC343B"/>
    <w:rsid w:val="00DC6515"/>
    <w:rsid w:val="00DD2B18"/>
    <w:rsid w:val="00DE02D2"/>
    <w:rsid w:val="00DE32DD"/>
    <w:rsid w:val="00E0481A"/>
    <w:rsid w:val="00E07B62"/>
    <w:rsid w:val="00E115DD"/>
    <w:rsid w:val="00E154F7"/>
    <w:rsid w:val="00E2120B"/>
    <w:rsid w:val="00E21454"/>
    <w:rsid w:val="00E24CF2"/>
    <w:rsid w:val="00E41EE7"/>
    <w:rsid w:val="00E43C7E"/>
    <w:rsid w:val="00E55903"/>
    <w:rsid w:val="00E618E1"/>
    <w:rsid w:val="00EB7079"/>
    <w:rsid w:val="00ED332C"/>
    <w:rsid w:val="00EF6D13"/>
    <w:rsid w:val="00F01884"/>
    <w:rsid w:val="00F22E2E"/>
    <w:rsid w:val="00F25644"/>
    <w:rsid w:val="00F34D49"/>
    <w:rsid w:val="00F61280"/>
    <w:rsid w:val="00F67BBB"/>
    <w:rsid w:val="00FA143B"/>
    <w:rsid w:val="00FA21AE"/>
    <w:rsid w:val="00FA52A7"/>
    <w:rsid w:val="00FA5F0F"/>
    <w:rsid w:val="00FB5A6C"/>
    <w:rsid w:val="00FC5290"/>
    <w:rsid w:val="00FE27D2"/>
    <w:rsid w:val="00FE5831"/>
    <w:rsid w:val="00FF4A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99A4A"/>
  <w15:chartTrackingRefBased/>
  <w15:docId w15:val="{58B6079F-BC55-4B96-A8C8-72D14E692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5B"/>
  </w:style>
  <w:style w:type="paragraph" w:styleId="Heading1">
    <w:name w:val="heading 1"/>
    <w:basedOn w:val="Normal"/>
    <w:next w:val="Normal"/>
    <w:link w:val="Heading1Char"/>
    <w:uiPriority w:val="9"/>
    <w:qFormat/>
    <w:rsid w:val="00A67C5B"/>
    <w:pPr>
      <w:numPr>
        <w:numId w:val="1"/>
      </w:numPr>
      <w:spacing w:after="200" w:line="276" w:lineRule="auto"/>
      <w:outlineLvl w:val="0"/>
    </w:pPr>
    <w:rPr>
      <w:rFonts w:ascii="Arial" w:hAnsi="Arial"/>
      <w:b/>
      <w:sz w:val="28"/>
    </w:rPr>
  </w:style>
  <w:style w:type="paragraph" w:styleId="Heading2">
    <w:name w:val="heading 2"/>
    <w:basedOn w:val="Normal"/>
    <w:next w:val="Normal"/>
    <w:link w:val="Heading2Char"/>
    <w:qFormat/>
    <w:rsid w:val="00A67C5B"/>
    <w:pPr>
      <w:numPr>
        <w:ilvl w:val="1"/>
        <w:numId w:val="1"/>
      </w:numPr>
      <w:spacing w:before="120" w:after="200" w:line="276" w:lineRule="auto"/>
      <w:outlineLvl w:val="1"/>
    </w:pPr>
    <w:rPr>
      <w:rFonts w:ascii="Arial" w:hAnsi="Arial"/>
      <w:b/>
      <w:sz w:val="24"/>
    </w:rPr>
  </w:style>
  <w:style w:type="paragraph" w:styleId="Heading3">
    <w:name w:val="heading 3"/>
    <w:basedOn w:val="Normal"/>
    <w:next w:val="Normal"/>
    <w:link w:val="Heading3Char"/>
    <w:autoRedefine/>
    <w:uiPriority w:val="9"/>
    <w:unhideWhenUsed/>
    <w:qFormat/>
    <w:rsid w:val="00A67C5B"/>
    <w:pPr>
      <w:keepNext/>
      <w:keepLines/>
      <w:numPr>
        <w:ilvl w:val="2"/>
        <w:numId w:val="1"/>
      </w:numPr>
      <w:spacing w:before="200" w:after="120" w:line="240" w:lineRule="auto"/>
      <w:outlineLvl w:val="2"/>
    </w:pPr>
    <w:rPr>
      <w:rFonts w:ascii="Arial" w:eastAsiaTheme="majorEastAsia" w:hAnsi="Arial" w:cstheme="majorBidi"/>
      <w:bCs/>
      <w:color w:val="00B0F0"/>
      <w:sz w:val="24"/>
      <w:lang w:eastAsia="en-GB"/>
    </w:rPr>
  </w:style>
  <w:style w:type="paragraph" w:styleId="Heading4">
    <w:name w:val="heading 4"/>
    <w:basedOn w:val="Normal"/>
    <w:next w:val="Normal"/>
    <w:link w:val="Heading4Char"/>
    <w:uiPriority w:val="9"/>
    <w:unhideWhenUsed/>
    <w:qFormat/>
    <w:rsid w:val="00A67C5B"/>
    <w:pPr>
      <w:keepNext/>
      <w:keepLines/>
      <w:numPr>
        <w:ilvl w:val="3"/>
        <w:numId w:val="1"/>
      </w:numPr>
      <w:spacing w:before="200" w:after="0" w:line="276" w:lineRule="auto"/>
      <w:outlineLvl w:val="3"/>
    </w:pPr>
    <w:rPr>
      <w:rFonts w:asciiTheme="majorHAnsi" w:eastAsiaTheme="majorEastAsia" w:hAnsiTheme="majorHAnsi" w:cstheme="majorBidi"/>
      <w:b/>
      <w:bCs/>
      <w:i/>
      <w:iCs/>
      <w:color w:val="00B0F0"/>
      <w:lang w:eastAsia="en-GB"/>
    </w:rPr>
  </w:style>
  <w:style w:type="paragraph" w:styleId="Heading5">
    <w:name w:val="heading 5"/>
    <w:basedOn w:val="Normal"/>
    <w:next w:val="Normal"/>
    <w:link w:val="Heading5Char"/>
    <w:uiPriority w:val="9"/>
    <w:semiHidden/>
    <w:unhideWhenUsed/>
    <w:qFormat/>
    <w:rsid w:val="00A67C5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lang w:eastAsia="en-GB"/>
    </w:rPr>
  </w:style>
  <w:style w:type="paragraph" w:styleId="Heading6">
    <w:name w:val="heading 6"/>
    <w:basedOn w:val="Normal"/>
    <w:next w:val="Normal"/>
    <w:link w:val="Heading6Char"/>
    <w:uiPriority w:val="9"/>
    <w:semiHidden/>
    <w:unhideWhenUsed/>
    <w:qFormat/>
    <w:rsid w:val="00A67C5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lang w:eastAsia="en-GB"/>
    </w:rPr>
  </w:style>
  <w:style w:type="paragraph" w:styleId="Heading7">
    <w:name w:val="heading 7"/>
    <w:basedOn w:val="Normal"/>
    <w:next w:val="Normal"/>
    <w:link w:val="Heading7Char"/>
    <w:uiPriority w:val="9"/>
    <w:semiHidden/>
    <w:unhideWhenUsed/>
    <w:qFormat/>
    <w:rsid w:val="00A67C5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lang w:eastAsia="en-GB"/>
    </w:rPr>
  </w:style>
  <w:style w:type="paragraph" w:styleId="Heading8">
    <w:name w:val="heading 8"/>
    <w:basedOn w:val="Normal"/>
    <w:next w:val="Normal"/>
    <w:link w:val="Heading8Char"/>
    <w:uiPriority w:val="9"/>
    <w:semiHidden/>
    <w:unhideWhenUsed/>
    <w:qFormat/>
    <w:rsid w:val="00A67C5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en-GB"/>
    </w:rPr>
  </w:style>
  <w:style w:type="paragraph" w:styleId="Heading9">
    <w:name w:val="heading 9"/>
    <w:basedOn w:val="Normal"/>
    <w:next w:val="Normal"/>
    <w:link w:val="Heading9Char"/>
    <w:uiPriority w:val="9"/>
    <w:semiHidden/>
    <w:unhideWhenUsed/>
    <w:qFormat/>
    <w:rsid w:val="00A67C5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7C5B"/>
    <w:rPr>
      <w:rFonts w:ascii="Arial" w:hAnsi="Arial"/>
      <w:b/>
      <w:sz w:val="28"/>
    </w:rPr>
  </w:style>
  <w:style w:type="character" w:customStyle="1" w:styleId="Heading2Char">
    <w:name w:val="Heading 2 Char"/>
    <w:basedOn w:val="DefaultParagraphFont"/>
    <w:link w:val="Heading2"/>
    <w:rsid w:val="00A67C5B"/>
    <w:rPr>
      <w:rFonts w:ascii="Arial" w:hAnsi="Arial"/>
      <w:b/>
      <w:sz w:val="24"/>
    </w:rPr>
  </w:style>
  <w:style w:type="character" w:customStyle="1" w:styleId="Heading3Char">
    <w:name w:val="Heading 3 Char"/>
    <w:basedOn w:val="DefaultParagraphFont"/>
    <w:link w:val="Heading3"/>
    <w:uiPriority w:val="9"/>
    <w:rsid w:val="00A67C5B"/>
    <w:rPr>
      <w:rFonts w:ascii="Arial" w:eastAsiaTheme="majorEastAsia" w:hAnsi="Arial" w:cstheme="majorBidi"/>
      <w:bCs/>
      <w:color w:val="00B0F0"/>
      <w:sz w:val="24"/>
      <w:lang w:eastAsia="en-GB"/>
    </w:rPr>
  </w:style>
  <w:style w:type="character" w:customStyle="1" w:styleId="Heading4Char">
    <w:name w:val="Heading 4 Char"/>
    <w:basedOn w:val="DefaultParagraphFont"/>
    <w:link w:val="Heading4"/>
    <w:uiPriority w:val="9"/>
    <w:rsid w:val="00A67C5B"/>
    <w:rPr>
      <w:rFonts w:asciiTheme="majorHAnsi" w:eastAsiaTheme="majorEastAsia" w:hAnsiTheme="majorHAnsi" w:cstheme="majorBidi"/>
      <w:b/>
      <w:bCs/>
      <w:i/>
      <w:iCs/>
      <w:color w:val="00B0F0"/>
      <w:lang w:eastAsia="en-GB"/>
    </w:rPr>
  </w:style>
  <w:style w:type="character" w:customStyle="1" w:styleId="Heading5Char">
    <w:name w:val="Heading 5 Char"/>
    <w:basedOn w:val="DefaultParagraphFont"/>
    <w:link w:val="Heading5"/>
    <w:uiPriority w:val="9"/>
    <w:semiHidden/>
    <w:rsid w:val="00A67C5B"/>
    <w:rPr>
      <w:rFonts w:asciiTheme="majorHAnsi" w:eastAsiaTheme="majorEastAsia" w:hAnsiTheme="majorHAnsi" w:cstheme="majorBidi"/>
      <w:color w:val="1F3763" w:themeColor="accent1" w:themeShade="7F"/>
      <w:lang w:eastAsia="en-GB"/>
    </w:rPr>
  </w:style>
  <w:style w:type="character" w:customStyle="1" w:styleId="Heading6Char">
    <w:name w:val="Heading 6 Char"/>
    <w:basedOn w:val="DefaultParagraphFont"/>
    <w:link w:val="Heading6"/>
    <w:uiPriority w:val="9"/>
    <w:semiHidden/>
    <w:rsid w:val="00A67C5B"/>
    <w:rPr>
      <w:rFonts w:asciiTheme="majorHAnsi" w:eastAsiaTheme="majorEastAsia" w:hAnsiTheme="majorHAnsi" w:cstheme="majorBidi"/>
      <w:i/>
      <w:iCs/>
      <w:color w:val="1F3763" w:themeColor="accent1" w:themeShade="7F"/>
      <w:lang w:eastAsia="en-GB"/>
    </w:rPr>
  </w:style>
  <w:style w:type="character" w:customStyle="1" w:styleId="Heading7Char">
    <w:name w:val="Heading 7 Char"/>
    <w:basedOn w:val="DefaultParagraphFont"/>
    <w:link w:val="Heading7"/>
    <w:uiPriority w:val="9"/>
    <w:semiHidden/>
    <w:rsid w:val="00A67C5B"/>
    <w:rPr>
      <w:rFonts w:asciiTheme="majorHAnsi" w:eastAsiaTheme="majorEastAsia" w:hAnsiTheme="majorHAnsi" w:cstheme="majorBidi"/>
      <w:i/>
      <w:iCs/>
      <w:color w:val="404040" w:themeColor="text1" w:themeTint="BF"/>
      <w:lang w:eastAsia="en-GB"/>
    </w:rPr>
  </w:style>
  <w:style w:type="character" w:customStyle="1" w:styleId="Heading8Char">
    <w:name w:val="Heading 8 Char"/>
    <w:basedOn w:val="DefaultParagraphFont"/>
    <w:link w:val="Heading8"/>
    <w:uiPriority w:val="9"/>
    <w:semiHidden/>
    <w:rsid w:val="00A67C5B"/>
    <w:rPr>
      <w:rFonts w:asciiTheme="majorHAnsi" w:eastAsiaTheme="majorEastAsia" w:hAnsiTheme="majorHAnsi" w:cstheme="majorBidi"/>
      <w:color w:val="404040" w:themeColor="text1" w:themeTint="BF"/>
      <w:sz w:val="20"/>
      <w:szCs w:val="20"/>
      <w:lang w:eastAsia="en-GB"/>
    </w:rPr>
  </w:style>
  <w:style w:type="character" w:customStyle="1" w:styleId="Heading9Char">
    <w:name w:val="Heading 9 Char"/>
    <w:basedOn w:val="DefaultParagraphFont"/>
    <w:link w:val="Heading9"/>
    <w:uiPriority w:val="9"/>
    <w:semiHidden/>
    <w:rsid w:val="00A67C5B"/>
    <w:rPr>
      <w:rFonts w:asciiTheme="majorHAnsi" w:eastAsiaTheme="majorEastAsia" w:hAnsiTheme="majorHAnsi" w:cstheme="majorBidi"/>
      <w:i/>
      <w:iCs/>
      <w:color w:val="404040" w:themeColor="text1" w:themeTint="BF"/>
      <w:sz w:val="20"/>
      <w:szCs w:val="20"/>
      <w:lang w:eastAsia="en-GB"/>
    </w:rPr>
  </w:style>
  <w:style w:type="table" w:styleId="TableGrid">
    <w:name w:val="Table Grid"/>
    <w:basedOn w:val="TableNormal"/>
    <w:uiPriority w:val="59"/>
    <w:rsid w:val="00A67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LBody1">
    <w:name w:val="WLBody1"/>
    <w:link w:val="WLBody1Char"/>
    <w:qFormat/>
    <w:rsid w:val="00A67C5B"/>
    <w:pPr>
      <w:spacing w:after="200" w:line="276" w:lineRule="auto"/>
    </w:pPr>
    <w:rPr>
      <w:rFonts w:ascii="Arial" w:hAnsi="Arial" w:cs="Arial"/>
      <w:color w:val="595959" w:themeColor="text1" w:themeTint="A6"/>
    </w:rPr>
  </w:style>
  <w:style w:type="character" w:customStyle="1" w:styleId="WLBody1Char">
    <w:name w:val="WLBody1 Char"/>
    <w:basedOn w:val="DefaultParagraphFont"/>
    <w:link w:val="WLBody1"/>
    <w:rsid w:val="00A67C5B"/>
    <w:rPr>
      <w:rFonts w:ascii="Arial" w:hAnsi="Arial" w:cs="Arial"/>
      <w:color w:val="595959" w:themeColor="text1" w:themeTint="A6"/>
    </w:rPr>
  </w:style>
  <w:style w:type="paragraph" w:styleId="ListParagraph">
    <w:name w:val="List Paragraph"/>
    <w:basedOn w:val="Normal"/>
    <w:uiPriority w:val="34"/>
    <w:qFormat/>
    <w:rsid w:val="00A67C5B"/>
    <w:pPr>
      <w:spacing w:after="200" w:line="276" w:lineRule="auto"/>
      <w:ind w:left="720"/>
      <w:contextualSpacing/>
    </w:pPr>
    <w:rPr>
      <w:rFonts w:eastAsiaTheme="minorEastAsia"/>
      <w:lang w:eastAsia="en-GB"/>
    </w:rPr>
  </w:style>
  <w:style w:type="paragraph" w:styleId="Title">
    <w:name w:val="Title"/>
    <w:basedOn w:val="Normal"/>
    <w:next w:val="Normal"/>
    <w:link w:val="TitleChar"/>
    <w:uiPriority w:val="10"/>
    <w:qFormat/>
    <w:rsid w:val="00A67C5B"/>
    <w:pPr>
      <w:spacing w:after="0" w:line="240" w:lineRule="auto"/>
      <w:contextualSpacing/>
    </w:pPr>
    <w:rPr>
      <w:rFonts w:asciiTheme="majorHAnsi" w:eastAsiaTheme="majorEastAsia" w:hAnsiTheme="majorHAnsi" w:cstheme="majorBidi"/>
      <w:spacing w:val="-10"/>
      <w:kern w:val="28"/>
      <w:sz w:val="56"/>
      <w:szCs w:val="56"/>
      <w:lang w:eastAsia="en-GB"/>
    </w:rPr>
  </w:style>
  <w:style w:type="character" w:customStyle="1" w:styleId="TitleChar">
    <w:name w:val="Title Char"/>
    <w:basedOn w:val="DefaultParagraphFont"/>
    <w:link w:val="Title"/>
    <w:uiPriority w:val="10"/>
    <w:rsid w:val="00A67C5B"/>
    <w:rPr>
      <w:rFonts w:asciiTheme="majorHAnsi" w:eastAsiaTheme="majorEastAsia" w:hAnsiTheme="majorHAnsi" w:cstheme="majorBidi"/>
      <w:spacing w:val="-10"/>
      <w:kern w:val="28"/>
      <w:sz w:val="56"/>
      <w:szCs w:val="5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527417">
      <w:bodyDiv w:val="1"/>
      <w:marLeft w:val="0"/>
      <w:marRight w:val="0"/>
      <w:marTop w:val="0"/>
      <w:marBottom w:val="0"/>
      <w:divBdr>
        <w:top w:val="none" w:sz="0" w:space="0" w:color="auto"/>
        <w:left w:val="none" w:sz="0" w:space="0" w:color="auto"/>
        <w:bottom w:val="none" w:sz="0" w:space="0" w:color="auto"/>
        <w:right w:val="none" w:sz="0" w:space="0" w:color="auto"/>
      </w:divBdr>
      <w:divsChild>
        <w:div w:id="1362393791">
          <w:marLeft w:val="0"/>
          <w:marRight w:val="0"/>
          <w:marTop w:val="0"/>
          <w:marBottom w:val="0"/>
          <w:divBdr>
            <w:top w:val="none" w:sz="0" w:space="0" w:color="auto"/>
            <w:left w:val="none" w:sz="0" w:space="0" w:color="auto"/>
            <w:bottom w:val="none" w:sz="0" w:space="0" w:color="auto"/>
            <w:right w:val="none" w:sz="0" w:space="0" w:color="auto"/>
          </w:divBdr>
        </w:div>
      </w:divsChild>
    </w:div>
    <w:div w:id="826626505">
      <w:bodyDiv w:val="1"/>
      <w:marLeft w:val="0"/>
      <w:marRight w:val="0"/>
      <w:marTop w:val="0"/>
      <w:marBottom w:val="0"/>
      <w:divBdr>
        <w:top w:val="none" w:sz="0" w:space="0" w:color="auto"/>
        <w:left w:val="none" w:sz="0" w:space="0" w:color="auto"/>
        <w:bottom w:val="none" w:sz="0" w:space="0" w:color="auto"/>
        <w:right w:val="none" w:sz="0" w:space="0" w:color="auto"/>
      </w:divBdr>
    </w:div>
    <w:div w:id="979768995">
      <w:bodyDiv w:val="1"/>
      <w:marLeft w:val="0"/>
      <w:marRight w:val="0"/>
      <w:marTop w:val="0"/>
      <w:marBottom w:val="0"/>
      <w:divBdr>
        <w:top w:val="none" w:sz="0" w:space="0" w:color="auto"/>
        <w:left w:val="none" w:sz="0" w:space="0" w:color="auto"/>
        <w:bottom w:val="none" w:sz="0" w:space="0" w:color="auto"/>
        <w:right w:val="none" w:sz="0" w:space="0" w:color="auto"/>
      </w:divBdr>
    </w:div>
    <w:div w:id="1873150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tmp"/><Relationship Id="rId39" Type="http://schemas.openxmlformats.org/officeDocument/2006/relationships/image" Target="cid:image006.jpg@01D75C54.BBD95630" TargetMode="External"/><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1.tmp"/><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image" Target="cid:image003.jpg@01D75C54.BBD95630" TargetMode="External"/><Relationship Id="rId40"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jpeg"/><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 Type="http://schemas.openxmlformats.org/officeDocument/2006/relationships/customXml" Target="../customXml/item4.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1429F8770DB0438F03F3DB59152848" ma:contentTypeVersion="14" ma:contentTypeDescription="Create a new document." ma:contentTypeScope="" ma:versionID="646cab862a1b50f8806fe275f5bedb6f">
  <xsd:schema xmlns:xsd="http://www.w3.org/2001/XMLSchema" xmlns:xs="http://www.w3.org/2001/XMLSchema" xmlns:p="http://schemas.microsoft.com/office/2006/metadata/properties" xmlns:ns2="8598fa82-bf05-4c6d-b0f7-f04a5e42c2b2" xmlns:ns3="75e09ebe-0b40-408f-9bf4-74c2626c6c59" targetNamespace="http://schemas.microsoft.com/office/2006/metadata/properties" ma:root="true" ma:fieldsID="8977a78c51adb9e89d407ee8b1bc4c06" ns2:_="" ns3:_="">
    <xsd:import namespace="8598fa82-bf05-4c6d-b0f7-f04a5e42c2b2"/>
    <xsd:import namespace="75e09ebe-0b40-408f-9bf4-74c2626c6c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LengthInSecond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98fa82-bf05-4c6d-b0f7-f04a5e42c2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Notes" ma:index="20" nillable="true" ma:displayName="Notes" ma:description="Add applicable notes&#10;"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e09ebe-0b40-408f-9bf4-74c2626c6c5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Notes xmlns="8598fa82-bf05-4c6d-b0f7-f04a5e42c2b2" xsi:nil="true"/>
  </documentManagement>
</p:properties>
</file>

<file path=customXml/itemProps1.xml><?xml version="1.0" encoding="utf-8"?>
<ds:datastoreItem xmlns:ds="http://schemas.openxmlformats.org/officeDocument/2006/customXml" ds:itemID="{948A15D9-39FD-4377-A741-09A18E7A68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98fa82-bf05-4c6d-b0f7-f04a5e42c2b2"/>
    <ds:schemaRef ds:uri="75e09ebe-0b40-408f-9bf4-74c2626c6c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4E85E8-8A28-4F14-BB02-A80ED0F05815}">
  <ds:schemaRefs>
    <ds:schemaRef ds:uri="http://schemas.microsoft.com/sharepoint/v3/contenttype/forms"/>
  </ds:schemaRefs>
</ds:datastoreItem>
</file>

<file path=customXml/itemProps3.xml><?xml version="1.0" encoding="utf-8"?>
<ds:datastoreItem xmlns:ds="http://schemas.openxmlformats.org/officeDocument/2006/customXml" ds:itemID="{567274D3-CC48-43FB-988F-93692BF6DA2C}">
  <ds:schemaRefs>
    <ds:schemaRef ds:uri="http://schemas.openxmlformats.org/officeDocument/2006/bibliography"/>
  </ds:schemaRefs>
</ds:datastoreItem>
</file>

<file path=customXml/itemProps4.xml><?xml version="1.0" encoding="utf-8"?>
<ds:datastoreItem xmlns:ds="http://schemas.openxmlformats.org/officeDocument/2006/customXml" ds:itemID="{EBFAB2CC-C226-47D1-A419-7F74404FE7CB}">
  <ds:schemaRefs>
    <ds:schemaRef ds:uri="http://schemas.microsoft.com/office/2006/metadata/properties"/>
    <ds:schemaRef ds:uri="http://schemas.microsoft.com/office/infopath/2007/PartnerControls"/>
    <ds:schemaRef ds:uri="8598fa82-bf05-4c6d-b0f7-f04a5e42c2b2"/>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13</Pages>
  <Words>1208</Words>
  <Characters>6889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Sukevic</dc:creator>
  <cp:keywords/>
  <dc:description/>
  <cp:lastModifiedBy>Chamudini Athukorala</cp:lastModifiedBy>
  <cp:revision>21</cp:revision>
  <dcterms:created xsi:type="dcterms:W3CDTF">2021-06-01T09:24:00Z</dcterms:created>
  <dcterms:modified xsi:type="dcterms:W3CDTF">2021-07-07T12:17:00Z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0x010100821429F8770DB0438F03F3DB59152848</vt:lpwstr>
  </property>
</Properties>
</file>